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m50myt1nm9b3" w:id="0"/>
      <w:bookmarkEnd w:id="0"/>
      <w:ins w:author="bac dinh" w:id="1" w:date="2023-12-25T08:48:59Z">
        <w:r w:rsidDel="00000000" w:rsidR="00000000" w:rsidRPr="00000000">
          <w:rPr>
            <w:rtl w:val="0"/>
          </w:rPr>
          <w:t xml:space="preserve"> </w:t>
        </w:r>
      </w:ins>
      <w:r w:rsidDel="00000000" w:rsidR="00000000" w:rsidRPr="00000000">
        <w:rPr>
          <w:rtl w:val="0"/>
        </w:rPr>
        <w:t xml:space="preserve">TEDU-53: Xây dựng CMS với .NET 8 &amp; Angular</w:t>
      </w:r>
    </w:p>
    <w:p w:rsidR="00000000" w:rsidDel="00000000" w:rsidP="00000000" w:rsidRDefault="00000000" w:rsidRPr="00000000" w14:paraId="00000002">
      <w:pPr>
        <w:pStyle w:val="Heading1"/>
        <w:rPr/>
      </w:pPr>
      <w:bookmarkStart w:colFirst="0" w:colLast="0" w:name="_rf4che7upa1q" w:id="1"/>
      <w:bookmarkEnd w:id="1"/>
      <w:r w:rsidDel="00000000" w:rsidR="00000000" w:rsidRPr="00000000">
        <w:rPr>
          <w:rtl w:val="0"/>
        </w:rPr>
        <w:t xml:space="preserve">Nội dung chính khóa học</w:t>
      </w:r>
    </w:p>
    <w:p w:rsidR="00000000" w:rsidDel="00000000" w:rsidP="00000000" w:rsidRDefault="00000000" w:rsidRPr="00000000" w14:paraId="00000003">
      <w:pPr>
        <w:pStyle w:val="Heading2"/>
        <w:rPr/>
      </w:pPr>
      <w:bookmarkStart w:colFirst="0" w:colLast="0" w:name="_dn8r07528qjo" w:id="2"/>
      <w:bookmarkEnd w:id="2"/>
      <w:r w:rsidDel="00000000" w:rsidR="00000000" w:rsidRPr="00000000">
        <w:rPr>
          <w:rtl w:val="0"/>
        </w:rPr>
        <w:t xml:space="preserve">Chương 1: Giới thiệu và chuẩn bị cho dự án</w:t>
      </w:r>
    </w:p>
    <w:p w:rsidR="00000000" w:rsidDel="00000000" w:rsidP="00000000" w:rsidRDefault="00000000" w:rsidRPr="00000000" w14:paraId="00000004">
      <w:pPr>
        <w:pStyle w:val="Heading3"/>
        <w:ind w:left="0" w:firstLine="0"/>
        <w:rPr/>
      </w:pPr>
      <w:bookmarkStart w:colFirst="0" w:colLast="0" w:name="_s7slfcs2eg9l" w:id="3"/>
      <w:bookmarkEnd w:id="3"/>
      <w:r w:rsidDel="00000000" w:rsidR="00000000" w:rsidRPr="00000000">
        <w:rPr>
          <w:rtl w:val="0"/>
        </w:rPr>
        <w:t xml:space="preserve">1. Giới thiệu tổng quan khóa học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Khóa học xây dựng dự án thực tế sử dụng phiên bản .NET mới nhất sẽ ra mắt chính thức vào cuối năm 2023 là .NET 8. Khóa học này </w:t>
      </w:r>
      <w:ins w:author="Phong Doan" w:id="2" w:date="2024-01-07T08:30:29Z">
        <w:r w:rsidDel="00000000" w:rsidR="00000000" w:rsidRPr="00000000">
          <w:fldChar w:fldCharType="begin"/>
        </w:r>
        <w:r w:rsidDel="00000000" w:rsidR="00000000" w:rsidRPr="00000000">
          <w:instrText xml:space="preserve">HYPERLINK "https://blog.cleancoder.com/uncle-bob/2012/08/13/the-clean-architecture.html"</w:instrText>
        </w:r>
        <w:r w:rsidDel="00000000" w:rsidR="00000000" w:rsidRPr="00000000">
          <w:fldChar w:fldCharType="separate"/>
        </w:r>
        <w:r w:rsidDel="00000000" w:rsidR="00000000" w:rsidRPr="00000000">
          <w:rPr>
            <w:rtl w:val="0"/>
          </w:rPr>
          <w:t xml:space="preserve">Clean Architecture by Uncle Bob</w:t>
        </w:r>
        <w:r w:rsidDel="00000000" w:rsidR="00000000" w:rsidRPr="00000000">
          <w:fldChar w:fldCharType="end"/>
        </w:r>
      </w:ins>
      <w:ins w:author="BHXH Bảo hiểm xã hội" w:id="3" w:date="2024-11-07T02:33:39Z">
        <w:r w:rsidDel="00000000" w:rsidR="00000000" w:rsidRPr="00000000">
          <w:rPr>
            <w:rtl w:val="0"/>
          </w:rPr>
          <w:t xml:space="preserve"> </w:t>
        </w:r>
      </w:ins>
      <w:r w:rsidDel="00000000" w:rsidR="00000000" w:rsidRPr="00000000">
        <w:rPr>
          <w:rtl w:val="0"/>
        </w:rPr>
        <w:t xml:space="preserve">sẽ cung cấp cho các bạn những kiến thức và cách xây dựng dự án được cập nhật công nghệ mới nhất. Song song với đó, nó cũng cung cấp các best practices trong quá trình làm việc của giảng viên.</w:t>
      </w:r>
    </w:p>
    <w:p w:rsidR="00000000" w:rsidDel="00000000" w:rsidP="00000000" w:rsidRDefault="00000000" w:rsidRPr="00000000" w14:paraId="00000007">
      <w:pPr>
        <w:rPr/>
      </w:pPr>
      <w:r w:rsidDel="00000000" w:rsidR="00000000" w:rsidRPr="00000000">
        <w:rPr>
          <w:rtl w:val="0"/>
        </w:rPr>
        <w:t xml:space="preserve">Một số best practice phải kể đến như:</w:t>
      </w:r>
    </w:p>
    <w:p w:rsidR="00000000" w:rsidDel="00000000" w:rsidP="00000000" w:rsidRDefault="00000000" w:rsidRPr="00000000" w14:paraId="00000008">
      <w:pPr>
        <w:numPr>
          <w:ilvl w:val="0"/>
          <w:numId w:val="36"/>
        </w:numPr>
        <w:ind w:left="720" w:hanging="360"/>
      </w:pPr>
      <w:r w:rsidDel="00000000" w:rsidR="00000000" w:rsidRPr="00000000">
        <w:rPr>
          <w:rtl w:val="0"/>
        </w:rPr>
        <w:t xml:space="preserve">Clean Architecture: </w:t>
      </w:r>
      <w:hyperlink r:id="rId6">
        <w:r w:rsidDel="00000000" w:rsidR="00000000" w:rsidRPr="00000000">
          <w:rPr>
            <w:color w:val="1155cc"/>
            <w:u w:val="single"/>
            <w:rtl w:val="0"/>
          </w:rPr>
          <w:t xml:space="preserve">https://blog.cleancoder.com/uncle-bob/2012/08/13/the-clean-architecture.html</w:t>
        </w:r>
      </w:hyperlink>
      <w:r w:rsidDel="00000000" w:rsidR="00000000" w:rsidRPr="00000000">
        <w:rPr>
          <w:rtl w:val="0"/>
        </w:rPr>
        <w:t xml:space="preserve"> </w:t>
      </w:r>
    </w:p>
    <w:p w:rsidR="00000000" w:rsidDel="00000000" w:rsidP="00000000" w:rsidRDefault="00000000" w:rsidRPr="00000000" w14:paraId="00000009">
      <w:pPr>
        <w:numPr>
          <w:ilvl w:val="0"/>
          <w:numId w:val="36"/>
        </w:numPr>
        <w:ind w:left="720" w:hanging="360"/>
      </w:pPr>
      <w:r w:rsidDel="00000000" w:rsidR="00000000" w:rsidRPr="00000000">
        <w:rPr>
          <w:rtl w:val="0"/>
        </w:rPr>
        <w:t xml:space="preserve">Distributed Architecture: </w:t>
      </w:r>
      <w:hyperlink r:id="rId7">
        <w:r w:rsidDel="00000000" w:rsidR="00000000" w:rsidRPr="00000000">
          <w:rPr>
            <w:color w:val="1155cc"/>
            <w:u w:val="single"/>
            <w:rtl w:val="0"/>
          </w:rPr>
          <w:t xml:space="preserve">https://www.geeksforgeeks.org/architecture-styles-in-distributed-systems/</w:t>
        </w:r>
      </w:hyperlink>
      <w:r w:rsidDel="00000000" w:rsidR="00000000" w:rsidRPr="00000000">
        <w:rPr>
          <w:rtl w:val="0"/>
        </w:rPr>
        <w:t xml:space="preserve"> </w:t>
      </w:r>
    </w:p>
    <w:p w:rsidR="00000000" w:rsidDel="00000000" w:rsidP="00000000" w:rsidRDefault="00000000" w:rsidRPr="00000000" w14:paraId="0000000A">
      <w:pPr>
        <w:numPr>
          <w:ilvl w:val="0"/>
          <w:numId w:val="36"/>
        </w:numPr>
        <w:ind w:left="720" w:hanging="360"/>
      </w:pPr>
      <w:r w:rsidDel="00000000" w:rsidR="00000000" w:rsidRPr="00000000">
        <w:rPr>
          <w:rtl w:val="0"/>
        </w:rPr>
        <w:t xml:space="preserve">API Client generate: </w:t>
      </w:r>
      <w:hyperlink r:id="rId8">
        <w:r w:rsidDel="00000000" w:rsidR="00000000" w:rsidRPr="00000000">
          <w:rPr>
            <w:color w:val="1155cc"/>
            <w:u w:val="single"/>
            <w:rtl w:val="0"/>
          </w:rPr>
          <w:t xml:space="preserve">https://learn.microsoft.com/en-us/aspnet/core/tutorials/getting-started-with-nswag?view=aspnetcore-7.0&amp;tabs=visual-studio</w:t>
        </w:r>
      </w:hyperlink>
      <w:r w:rsidDel="00000000" w:rsidR="00000000" w:rsidRPr="00000000">
        <w:rPr>
          <w:rtl w:val="0"/>
        </w:rPr>
        <w:t xml:space="preserve"> </w:t>
      </w:r>
    </w:p>
    <w:p w:rsidR="00000000" w:rsidDel="00000000" w:rsidP="00000000" w:rsidRDefault="00000000" w:rsidRPr="00000000" w14:paraId="0000000B">
      <w:pPr>
        <w:numPr>
          <w:ilvl w:val="0"/>
          <w:numId w:val="36"/>
        </w:numPr>
        <w:ind w:left="720" w:hanging="360"/>
      </w:pPr>
      <w:r w:rsidDel="00000000" w:rsidR="00000000" w:rsidRPr="00000000">
        <w:rPr>
          <w:rtl w:val="0"/>
        </w:rPr>
        <w:t xml:space="preserve">Domain Driven Design: </w:t>
      </w:r>
      <w:hyperlink r:id="rId9">
        <w:r w:rsidDel="00000000" w:rsidR="00000000" w:rsidRPr="00000000">
          <w:rPr>
            <w:color w:val="1155cc"/>
            <w:u w:val="single"/>
            <w:rtl w:val="0"/>
          </w:rPr>
          <w:t xml:space="preserve">https://learn.microsoft.com/en-us/archive/msdn-magazine/2009/february/best-practice-an-introduction-to-domain-driven-design</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Khóa học này sử dụng Angular làm hệ quản trị cho administrator, đây là một trong những frontend framework phổ biến nhất giúp bạn có thêm cả kỹ năng làm việc với frontend, để hướng tới trở thành full stack developer.</w:t>
      </w:r>
    </w:p>
    <w:p w:rsidR="00000000" w:rsidDel="00000000" w:rsidP="00000000" w:rsidRDefault="00000000" w:rsidRPr="00000000" w14:paraId="0000000D">
      <w:pPr>
        <w:rPr/>
      </w:pPr>
      <w:r w:rsidDel="00000000" w:rsidR="00000000" w:rsidRPr="00000000">
        <w:rPr>
          <w:rtl w:val="0"/>
        </w:rPr>
        <w:t xml:space="preserve">Phần website, sẽ sử dụng công nghệ ASP.NET Core MVC để giúp các bạn củng cố thêm kiến thức về mô hình MVC, bổ trợ cho phần REST API trong phần quản trị. Đây sẽ là kỹ năng xuyên suốt toàn bộ khóa học sát với thực tế nhất. Khi mà các dự án trong thực tế gần như 100% sử dụng mô hình REST API và MVC.</w:t>
      </w:r>
    </w:p>
    <w:p w:rsidR="00000000" w:rsidDel="00000000" w:rsidP="00000000" w:rsidRDefault="00000000" w:rsidRPr="00000000" w14:paraId="0000000E">
      <w:pPr>
        <w:rPr/>
      </w:pPr>
      <w:r w:rsidDel="00000000" w:rsidR="00000000" w:rsidRPr="00000000">
        <w:rPr>
          <w:rtl w:val="0"/>
        </w:rPr>
        <w:t xml:space="preserve">Cụ thể ứng dụng chúng ta sẽ xây dựng là một CMS để giúp chúng ta tạo một blog hiển thị bài viết và quản trị website.</w:t>
      </w:r>
    </w:p>
    <w:p w:rsidR="00000000" w:rsidDel="00000000" w:rsidP="00000000" w:rsidRDefault="00000000" w:rsidRPr="00000000" w14:paraId="0000000F">
      <w:pPr>
        <w:rPr/>
      </w:pPr>
      <w:r w:rsidDel="00000000" w:rsidR="00000000" w:rsidRPr="00000000">
        <w:rPr>
          <w:rtl w:val="0"/>
        </w:rPr>
        <w:t xml:space="preserve">Các tính năng chính:</w:t>
      </w:r>
    </w:p>
    <w:p w:rsidR="00000000" w:rsidDel="00000000" w:rsidP="00000000" w:rsidRDefault="00000000" w:rsidRPr="00000000" w14:paraId="00000010">
      <w:pPr>
        <w:numPr>
          <w:ilvl w:val="0"/>
          <w:numId w:val="33"/>
        </w:numPr>
        <w:ind w:left="720" w:hanging="360"/>
        <w:rPr>
          <w:u w:val="none"/>
        </w:rPr>
      </w:pPr>
      <w:r w:rsidDel="00000000" w:rsidR="00000000" w:rsidRPr="00000000">
        <w:rPr>
          <w:rtl w:val="0"/>
        </w:rPr>
        <w:t xml:space="preserve">Admin: Phân quyền, quản trị bài viết, danh mục, loạt bài, tác giả và nhuận bút, duyệt bài, đăng bài.</w:t>
      </w:r>
    </w:p>
    <w:p w:rsidR="00000000" w:rsidDel="00000000" w:rsidP="00000000" w:rsidRDefault="00000000" w:rsidRPr="00000000" w14:paraId="00000011">
      <w:pPr>
        <w:numPr>
          <w:ilvl w:val="0"/>
          <w:numId w:val="33"/>
        </w:numPr>
        <w:ind w:left="720" w:hanging="360"/>
        <w:rPr>
          <w:u w:val="none"/>
        </w:rPr>
      </w:pPr>
      <w:r w:rsidDel="00000000" w:rsidR="00000000" w:rsidRPr="00000000">
        <w:rPr>
          <w:rtl w:val="0"/>
        </w:rPr>
        <w:t xml:space="preserve">Portal: Hiển thị tin tức, tag, tìm kiếm, đăng ký đăng nhập, đăng bài, xem thống kê.</w:t>
      </w:r>
    </w:p>
    <w:p w:rsidR="00000000" w:rsidDel="00000000" w:rsidP="00000000" w:rsidRDefault="00000000" w:rsidRPr="00000000" w14:paraId="00000012">
      <w:pPr>
        <w:pStyle w:val="Heading3"/>
        <w:rPr/>
      </w:pPr>
      <w:bookmarkStart w:colFirst="0" w:colLast="0" w:name="_zifiwap45yvl" w:id="4"/>
      <w:bookmarkEnd w:id="4"/>
      <w:r w:rsidDel="00000000" w:rsidR="00000000" w:rsidRPr="00000000">
        <w:rPr>
          <w:rtl w:val="0"/>
        </w:rPr>
        <w:t xml:space="preserve">2. Giới thiệu mô hình MVC</w:t>
      </w:r>
    </w:p>
    <w:p w:rsidR="00000000" w:rsidDel="00000000" w:rsidP="00000000" w:rsidRDefault="00000000" w:rsidRPr="00000000" w14:paraId="00000013">
      <w:pPr>
        <w:rPr/>
      </w:pPr>
      <w:hyperlink r:id="rId10">
        <w:r w:rsidDel="00000000" w:rsidR="00000000" w:rsidRPr="00000000">
          <w:rPr>
            <w:color w:val="1155cc"/>
            <w:u w:val="single"/>
            <w:rtl w:val="0"/>
          </w:rPr>
          <w:t xml:space="preserve">https://learn.microsoft.com/en-us/aspnet/core/mvc/overview?view=aspnetcore-8.0&amp;WT.mc_id=dotnet-35129-website</w:t>
        </w:r>
      </w:hyperlink>
      <w:r w:rsidDel="00000000" w:rsidR="00000000" w:rsidRPr="00000000">
        <w:rPr>
          <w:rtl w:val="0"/>
        </w:rPr>
      </w:r>
    </w:p>
    <w:p w:rsidR="00000000" w:rsidDel="00000000" w:rsidP="00000000" w:rsidRDefault="00000000" w:rsidRPr="00000000" w14:paraId="00000014">
      <w:pPr>
        <w:pStyle w:val="Heading3"/>
        <w:rPr/>
      </w:pPr>
      <w:bookmarkStart w:colFirst="0" w:colLast="0" w:name="_adbuhjtrp3di" w:id="5"/>
      <w:bookmarkEnd w:id="5"/>
      <w:r w:rsidDel="00000000" w:rsidR="00000000" w:rsidRPr="00000000">
        <w:rPr>
          <w:rtl w:val="0"/>
        </w:rPr>
        <w:t xml:space="preserve">3. Tìm hiểu về REST và RESTful API</w:t>
      </w:r>
    </w:p>
    <w:p w:rsidR="00000000" w:rsidDel="00000000" w:rsidP="00000000" w:rsidRDefault="00000000" w:rsidRPr="00000000" w14:paraId="00000015">
      <w:pPr>
        <w:rPr/>
      </w:pPr>
      <w:r w:rsidDel="00000000" w:rsidR="00000000" w:rsidRPr="00000000">
        <w:rPr>
          <w:rtl w:val="0"/>
        </w:rPr>
        <w:t xml:space="preserve">Tài liệu: </w:t>
      </w:r>
      <w:hyperlink r:id="rId11">
        <w:r w:rsidDel="00000000" w:rsidR="00000000" w:rsidRPr="00000000">
          <w:rPr>
            <w:color w:val="1155cc"/>
            <w:u w:val="single"/>
            <w:rtl w:val="0"/>
          </w:rPr>
          <w:t xml:space="preserve">https://restfulapi.net/</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drawing>
          <wp:inline distB="114300" distT="114300" distL="114300" distR="114300">
            <wp:extent cx="5731200" cy="3225800"/>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rPr/>
      </w:pPr>
      <w:bookmarkStart w:colFirst="0" w:colLast="0" w:name="_fg4zhxylpq75" w:id="6"/>
      <w:bookmarkEnd w:id="6"/>
      <w:r w:rsidDel="00000000" w:rsidR="00000000" w:rsidRPr="00000000">
        <w:rPr>
          <w:rtl w:val="0"/>
        </w:rPr>
        <w:t xml:space="preserve">4. Tổng quan về nền tảng .NET</w:t>
      </w:r>
    </w:p>
    <w:p w:rsidR="00000000" w:rsidDel="00000000" w:rsidP="00000000" w:rsidRDefault="00000000" w:rsidRPr="00000000" w14:paraId="00000018">
      <w:pPr>
        <w:rPr/>
      </w:pPr>
      <w:r w:rsidDel="00000000" w:rsidR="00000000" w:rsidRPr="00000000">
        <w:rPr>
          <w:rtl w:val="0"/>
        </w:rPr>
        <w:t xml:space="preserve">Giới thiệu về .NET: </w:t>
      </w:r>
      <w:hyperlink r:id="rId13">
        <w:r w:rsidDel="00000000" w:rsidR="00000000" w:rsidRPr="00000000">
          <w:rPr>
            <w:color w:val="1155cc"/>
            <w:u w:val="single"/>
            <w:rtl w:val="0"/>
          </w:rPr>
          <w:t xml:space="preserve">https://dotnet.microsoft.com/en-us/learn/dotnet/what-is-dotnet</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.NET Roadmap: </w:t>
      </w:r>
      <w:hyperlink r:id="rId14">
        <w:r w:rsidDel="00000000" w:rsidR="00000000" w:rsidRPr="00000000">
          <w:rPr>
            <w:color w:val="1155cc"/>
            <w:u w:val="single"/>
            <w:rtl w:val="0"/>
          </w:rPr>
          <w:t xml:space="preserve">https://dotnet.microsoft.com/en-us/platform/support/policy/dotnet-core</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Lộ trình .NET Developer 2023: </w:t>
      </w:r>
      <w:hyperlink r:id="rId15">
        <w:r w:rsidDel="00000000" w:rsidR="00000000" w:rsidRPr="00000000">
          <w:rPr>
            <w:color w:val="1155cc"/>
            <w:u w:val="single"/>
            <w:rtl w:val="0"/>
          </w:rPr>
          <w:t xml:space="preserve">https://github.com/MoienTajik/AspNetCore-Developer-Roadmap/blob/master/aspnetcore-developer-roadmap.png</w:t>
        </w:r>
      </w:hyperlink>
      <w:r w:rsidDel="00000000" w:rsidR="00000000" w:rsidRPr="00000000">
        <w:rPr>
          <w:rtl w:val="0"/>
        </w:rPr>
      </w:r>
    </w:p>
    <w:p w:rsidR="00000000" w:rsidDel="00000000" w:rsidP="00000000" w:rsidRDefault="00000000" w:rsidRPr="00000000" w14:paraId="0000001B">
      <w:pPr>
        <w:pStyle w:val="Heading3"/>
        <w:rPr/>
      </w:pPr>
      <w:bookmarkStart w:colFirst="0" w:colLast="0" w:name="_pouvhrp2sql" w:id="7"/>
      <w:bookmarkEnd w:id="7"/>
      <w:r w:rsidDel="00000000" w:rsidR="00000000" w:rsidRPr="00000000">
        <w:rPr>
          <w:rtl w:val="0"/>
        </w:rPr>
        <w:t xml:space="preserve">5. Tìm hiểu về ASP.NET Core</w:t>
      </w:r>
    </w:p>
    <w:p w:rsidR="00000000" w:rsidDel="00000000" w:rsidP="00000000" w:rsidRDefault="00000000" w:rsidRPr="00000000" w14:paraId="0000001C">
      <w:pPr>
        <w:rPr/>
      </w:pPr>
      <w:hyperlink r:id="rId16">
        <w:r w:rsidDel="00000000" w:rsidR="00000000" w:rsidRPr="00000000">
          <w:rPr>
            <w:color w:val="1155cc"/>
            <w:u w:val="single"/>
            <w:rtl w:val="0"/>
          </w:rPr>
          <w:t xml:space="preserve">https://learn.microsoft.com/en-us/aspnet/core/introduction-to-aspnet-core?view=aspnetcore-7.0</w:t>
        </w:r>
      </w:hyperlink>
      <w:r w:rsidDel="00000000" w:rsidR="00000000" w:rsidRPr="00000000">
        <w:rPr>
          <w:rtl w:val="0"/>
        </w:rPr>
        <w:t xml:space="preserve"> </w:t>
      </w:r>
    </w:p>
    <w:p w:rsidR="00000000" w:rsidDel="00000000" w:rsidP="00000000" w:rsidRDefault="00000000" w:rsidRPr="00000000" w14:paraId="0000001D">
      <w:pPr>
        <w:rPr/>
      </w:pPr>
      <w:hyperlink r:id="rId17">
        <w:r w:rsidDel="00000000" w:rsidR="00000000" w:rsidRPr="00000000">
          <w:rPr>
            <w:color w:val="1155cc"/>
            <w:u w:val="single"/>
            <w:rtl w:val="0"/>
          </w:rPr>
          <w:t xml:space="preserve">https://learn.microsoft.com/en-us/aspnet/core/getting-started/?view=aspnetcore-8.0&amp;tabs=windows</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Tham khảo: </w:t>
      </w:r>
      <w:hyperlink r:id="rId18">
        <w:r w:rsidDel="00000000" w:rsidR="00000000" w:rsidRPr="00000000">
          <w:rPr>
            <w:color w:val="1155cc"/>
            <w:u w:val="single"/>
            <w:rtl w:val="0"/>
          </w:rPr>
          <w:t xml:space="preserve">https://code-maze.com/asp-net-core-mvc-series/</w:t>
        </w:r>
      </w:hyperlink>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drawing>
          <wp:inline distB="114300" distT="114300" distL="114300" distR="114300">
            <wp:extent cx="5731200" cy="2781300"/>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rPr/>
      </w:pPr>
      <w:bookmarkStart w:colFirst="0" w:colLast="0" w:name="_9oy9dodnub7n" w:id="8"/>
      <w:bookmarkEnd w:id="8"/>
      <w:r w:rsidDel="00000000" w:rsidR="00000000" w:rsidRPr="00000000">
        <w:rPr>
          <w:rtl w:val="0"/>
        </w:rPr>
        <w:t xml:space="preserve">6. Giới thiệu về Entity Framework Core</w:t>
      </w:r>
    </w:p>
    <w:p w:rsidR="00000000" w:rsidDel="00000000" w:rsidP="00000000" w:rsidRDefault="00000000" w:rsidRPr="00000000" w14:paraId="00000021">
      <w:pPr>
        <w:rPr/>
      </w:pPr>
      <w:r w:rsidDel="00000000" w:rsidR="00000000" w:rsidRPr="00000000">
        <w:rPr>
          <w:rtl w:val="0"/>
        </w:rPr>
        <w:t xml:space="preserve">Tài liệu: </w:t>
      </w:r>
      <w:hyperlink r:id="rId20">
        <w:r w:rsidDel="00000000" w:rsidR="00000000" w:rsidRPr="00000000">
          <w:rPr>
            <w:color w:val="1155cc"/>
            <w:u w:val="single"/>
            <w:rtl w:val="0"/>
          </w:rPr>
          <w:t xml:space="preserve">https://learn.microsoft.com/en-us/ef/core/</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Tham khảo: </w:t>
      </w:r>
      <w:hyperlink r:id="rId21">
        <w:r w:rsidDel="00000000" w:rsidR="00000000" w:rsidRPr="00000000">
          <w:rPr>
            <w:color w:val="1155cc"/>
            <w:u w:val="single"/>
            <w:rtl w:val="0"/>
          </w:rPr>
          <w:t xml:space="preserve">https://code-maze.com/entity-framework-core-series/</w:t>
        </w:r>
      </w:hyperlink>
      <w:r w:rsidDel="00000000" w:rsidR="00000000" w:rsidRPr="00000000">
        <w:rPr>
          <w:rtl w:val="0"/>
        </w:rPr>
        <w:t xml:space="preserve"> </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731200" cy="4140200"/>
            <wp:effectExtent b="0" l="0" r="0" t="0"/>
            <wp:docPr id="12"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rPr/>
      </w:pPr>
      <w:bookmarkStart w:colFirst="0" w:colLast="0" w:name="_aip7d3xcmswc" w:id="9"/>
      <w:bookmarkEnd w:id="9"/>
      <w:r w:rsidDel="00000000" w:rsidR="00000000" w:rsidRPr="00000000">
        <w:rPr>
          <w:rtl w:val="0"/>
        </w:rPr>
        <w:t xml:space="preserve">7. Giới thiệu về ASP.NET Identity</w:t>
      </w:r>
    </w:p>
    <w:p w:rsidR="00000000" w:rsidDel="00000000" w:rsidP="00000000" w:rsidRDefault="00000000" w:rsidRPr="00000000" w14:paraId="00000025">
      <w:pPr>
        <w:rPr/>
      </w:pPr>
      <w:r w:rsidDel="00000000" w:rsidR="00000000" w:rsidRPr="00000000">
        <w:rPr>
          <w:rtl w:val="0"/>
        </w:rPr>
        <w:t xml:space="preserve">Tài liệu: </w:t>
      </w:r>
      <w:hyperlink r:id="rId23">
        <w:r w:rsidDel="00000000" w:rsidR="00000000" w:rsidRPr="00000000">
          <w:rPr>
            <w:color w:val="1155cc"/>
            <w:u w:val="single"/>
            <w:rtl w:val="0"/>
          </w:rPr>
          <w:t xml:space="preserve">https://learn.microsoft.com/en-us/aspnet/core/security/authentication/identity?view=aspnetcore-7.0&amp;tabs=visual-studio</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Tham khảo: </w:t>
      </w:r>
      <w:hyperlink r:id="rId24">
        <w:r w:rsidDel="00000000" w:rsidR="00000000" w:rsidRPr="00000000">
          <w:rPr>
            <w:color w:val="1155cc"/>
            <w:u w:val="single"/>
            <w:rtl w:val="0"/>
          </w:rPr>
          <w:t xml:space="preserve">https://code-maze.com/asp-net-core-identity-series/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4432300"/>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Bảng mặc định</w:t>
      </w:r>
    </w:p>
    <w:p w:rsidR="00000000" w:rsidDel="00000000" w:rsidP="00000000" w:rsidRDefault="00000000" w:rsidRPr="00000000" w14:paraId="00000029">
      <w:pPr>
        <w:rPr/>
      </w:pPr>
      <w:r w:rsidDel="00000000" w:rsidR="00000000" w:rsidRPr="00000000">
        <w:rPr/>
        <w:drawing>
          <wp:inline distB="114300" distT="114300" distL="114300" distR="114300">
            <wp:extent cx="5731200" cy="3746500"/>
            <wp:effectExtent b="0" l="0" r="0" t="0"/>
            <wp:docPr id="4"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rPr/>
      </w:pPr>
      <w:bookmarkStart w:colFirst="0" w:colLast="0" w:name="_asimtwgw44pi" w:id="10"/>
      <w:bookmarkEnd w:id="10"/>
      <w:r w:rsidDel="00000000" w:rsidR="00000000" w:rsidRPr="00000000">
        <w:rPr>
          <w:rtl w:val="0"/>
        </w:rPr>
        <w:t xml:space="preserve">8. Giới thiệu một số Design Pattern sử dụng trong khóa học</w:t>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Repository</w:t>
      </w:r>
    </w:p>
    <w:p w:rsidR="00000000" w:rsidDel="00000000" w:rsidP="00000000" w:rsidRDefault="00000000" w:rsidRPr="00000000" w14:paraId="0000002C">
      <w:pPr>
        <w:rPr/>
      </w:pPr>
      <w:r w:rsidDel="00000000" w:rsidR="00000000" w:rsidRPr="00000000">
        <w:rPr/>
        <w:drawing>
          <wp:inline distB="114300" distT="114300" distL="114300" distR="114300">
            <wp:extent cx="5731200" cy="2882900"/>
            <wp:effectExtent b="0" l="0" r="0" 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9"/>
        </w:numPr>
        <w:ind w:left="720" w:hanging="360"/>
        <w:rPr>
          <w:u w:val="none"/>
        </w:rPr>
      </w:pPr>
      <w:r w:rsidDel="00000000" w:rsidR="00000000" w:rsidRPr="00000000">
        <w:rPr>
          <w:rtl w:val="0"/>
        </w:rPr>
        <w:t xml:space="preserve">Unit Of Work</w:t>
      </w:r>
    </w:p>
    <w:p w:rsidR="00000000" w:rsidDel="00000000" w:rsidP="00000000" w:rsidRDefault="00000000" w:rsidRPr="00000000" w14:paraId="0000002E">
      <w:pPr>
        <w:rPr/>
      </w:pPr>
      <w:r w:rsidDel="00000000" w:rsidR="00000000" w:rsidRPr="00000000">
        <w:rPr/>
        <w:drawing>
          <wp:inline distB="114300" distT="114300" distL="114300" distR="114300">
            <wp:extent cx="4362450" cy="4114800"/>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3624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9"/>
        </w:numPr>
        <w:ind w:left="720" w:hanging="360"/>
        <w:rPr>
          <w:u w:val="none"/>
        </w:rPr>
      </w:pPr>
      <w:r w:rsidDel="00000000" w:rsidR="00000000" w:rsidRPr="00000000">
        <w:rPr>
          <w:rtl w:val="0"/>
        </w:rPr>
        <w:t xml:space="preserve">Dependency Injection</w:t>
      </w:r>
    </w:p>
    <w:p w:rsidR="00000000" w:rsidDel="00000000" w:rsidP="00000000" w:rsidRDefault="00000000" w:rsidRPr="00000000" w14:paraId="00000030">
      <w:pPr>
        <w:rPr/>
      </w:pPr>
      <w:r w:rsidDel="00000000" w:rsidR="00000000" w:rsidRPr="00000000">
        <w:rPr/>
        <w:drawing>
          <wp:inline distB="114300" distT="114300" distL="114300" distR="114300">
            <wp:extent cx="5731200" cy="28448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DDD</w:t>
      </w:r>
    </w:p>
    <w:p w:rsidR="00000000" w:rsidDel="00000000" w:rsidP="00000000" w:rsidRDefault="00000000" w:rsidRPr="00000000" w14:paraId="00000032">
      <w:pPr>
        <w:ind w:left="0" w:firstLine="0"/>
        <w:rPr/>
      </w:pPr>
      <w:r w:rsidDel="00000000" w:rsidR="00000000" w:rsidRPr="00000000">
        <w:rPr>
          <w:rtl w:val="0"/>
        </w:rPr>
        <w:t xml:space="preserve">Tham khảo:</w:t>
      </w:r>
    </w:p>
    <w:p w:rsidR="00000000" w:rsidDel="00000000" w:rsidP="00000000" w:rsidRDefault="00000000" w:rsidRPr="00000000" w14:paraId="00000033">
      <w:pPr>
        <w:numPr>
          <w:ilvl w:val="0"/>
          <w:numId w:val="38"/>
        </w:numPr>
        <w:ind w:left="720" w:hanging="360"/>
        <w:rPr>
          <w:u w:val="none"/>
        </w:rPr>
      </w:pPr>
      <w:hyperlink r:id="rId30">
        <w:r w:rsidDel="00000000" w:rsidR="00000000" w:rsidRPr="00000000">
          <w:rPr>
            <w:color w:val="1155cc"/>
            <w:u w:val="single"/>
            <w:rtl w:val="0"/>
          </w:rPr>
          <w:t xml:space="preserve">https://viblo.asia/p/domain-driven-design-phan-1-mrDGMOExkzL</w:t>
        </w:r>
      </w:hyperlink>
      <w:r w:rsidDel="00000000" w:rsidR="00000000" w:rsidRPr="00000000">
        <w:rPr>
          <w:rtl w:val="0"/>
        </w:rPr>
      </w:r>
    </w:p>
    <w:p w:rsidR="00000000" w:rsidDel="00000000" w:rsidP="00000000" w:rsidRDefault="00000000" w:rsidRPr="00000000" w14:paraId="00000034">
      <w:pPr>
        <w:numPr>
          <w:ilvl w:val="0"/>
          <w:numId w:val="38"/>
        </w:numPr>
        <w:ind w:left="720" w:hanging="360"/>
        <w:rPr>
          <w:u w:val="none"/>
        </w:rPr>
      </w:pPr>
      <w:hyperlink r:id="rId31">
        <w:r w:rsidDel="00000000" w:rsidR="00000000" w:rsidRPr="00000000">
          <w:rPr>
            <w:color w:val="1155cc"/>
            <w:u w:val="single"/>
            <w:rtl w:val="0"/>
          </w:rPr>
          <w:t xml:space="preserve">https://tigosoftware.com/vi/mo-hinh-hoa-huong-nghiep-vu-domain-driven-design-ddd-la-gi</w:t>
        </w:r>
      </w:hyperlink>
      <w:r w:rsidDel="00000000" w:rsidR="00000000" w:rsidRPr="00000000">
        <w:rPr>
          <w:rtl w:val="0"/>
        </w:rPr>
      </w:r>
    </w:p>
    <w:p w:rsidR="00000000" w:rsidDel="00000000" w:rsidP="00000000" w:rsidRDefault="00000000" w:rsidRPr="00000000" w14:paraId="00000035">
      <w:pPr>
        <w:numPr>
          <w:ilvl w:val="0"/>
          <w:numId w:val="38"/>
        </w:numPr>
        <w:ind w:left="720" w:hanging="360"/>
        <w:rPr>
          <w:u w:val="none"/>
        </w:rPr>
      </w:pPr>
      <w:hyperlink r:id="rId32">
        <w:r w:rsidDel="00000000" w:rsidR="00000000" w:rsidRPr="00000000">
          <w:rPr>
            <w:color w:val="1155cc"/>
            <w:u w:val="single"/>
            <w:rtl w:val="0"/>
          </w:rPr>
          <w:t xml:space="preserve">https://cloudgeeks.net/tim-hieu-ve-ddd-domain-driven-design-moi-quan-he-giua-ddd-va-microservice/</w:t>
        </w:r>
      </w:hyperlink>
      <w:r w:rsidDel="00000000" w:rsidR="00000000" w:rsidRPr="00000000">
        <w:rPr>
          <w:rtl w:val="0"/>
        </w:rPr>
      </w:r>
    </w:p>
    <w:p w:rsidR="00000000" w:rsidDel="00000000" w:rsidP="00000000" w:rsidRDefault="00000000" w:rsidRPr="00000000" w14:paraId="00000036">
      <w:pPr>
        <w:numPr>
          <w:ilvl w:val="0"/>
          <w:numId w:val="38"/>
        </w:numPr>
        <w:ind w:left="720" w:hanging="360"/>
        <w:rPr>
          <w:u w:val="none"/>
        </w:rPr>
      </w:pPr>
      <w:hyperlink r:id="rId33">
        <w:r w:rsidDel="00000000" w:rsidR="00000000" w:rsidRPr="00000000">
          <w:rPr>
            <w:color w:val="1155cc"/>
            <w:u w:val="single"/>
            <w:rtl w:val="0"/>
          </w:rPr>
          <w:t xml:space="preserve">https://learn.microsoft.com/en-us/archive/msdn-magazine/2009/february/best-practice-an-introduction-to-domain-driven-design</w:t>
        </w:r>
      </w:hyperlink>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Clean Architect</w:t>
      </w:r>
    </w:p>
    <w:p w:rsidR="00000000" w:rsidDel="00000000" w:rsidP="00000000" w:rsidRDefault="00000000" w:rsidRPr="00000000" w14:paraId="00000039">
      <w:pPr>
        <w:rPr/>
      </w:pPr>
      <w:r w:rsidDel="00000000" w:rsidR="00000000" w:rsidRPr="00000000">
        <w:rPr/>
        <w:drawing>
          <wp:inline distB="114300" distT="114300" distL="114300" distR="114300">
            <wp:extent cx="5731200" cy="5562600"/>
            <wp:effectExtent b="0" l="0" r="0" t="0"/>
            <wp:docPr id="1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rPr/>
      </w:pPr>
      <w:bookmarkStart w:colFirst="0" w:colLast="0" w:name="_7m6izy6aonco" w:id="11"/>
      <w:bookmarkEnd w:id="11"/>
      <w:r w:rsidDel="00000000" w:rsidR="00000000" w:rsidRPr="00000000">
        <w:rPr>
          <w:rtl w:val="0"/>
        </w:rPr>
        <w:t xml:space="preserve">9. Tìm hiểu về Angular Framework</w:t>
      </w:r>
    </w:p>
    <w:p w:rsidR="00000000" w:rsidDel="00000000" w:rsidP="00000000" w:rsidRDefault="00000000" w:rsidRPr="00000000" w14:paraId="0000003B">
      <w:pPr>
        <w:rPr/>
      </w:pPr>
      <w:r w:rsidDel="00000000" w:rsidR="00000000" w:rsidRPr="00000000">
        <w:rPr>
          <w:rtl w:val="0"/>
        </w:rPr>
        <w:t xml:space="preserve">Trang chủ: </w:t>
      </w:r>
      <w:hyperlink r:id="rId35">
        <w:r w:rsidDel="00000000" w:rsidR="00000000" w:rsidRPr="00000000">
          <w:rPr>
            <w:color w:val="1155cc"/>
            <w:u w:val="single"/>
            <w:rtl w:val="0"/>
          </w:rPr>
          <w:t xml:space="preserve">https://angular.io/guide/what-is-angular</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Tổng quan: </w:t>
      </w:r>
      <w:hyperlink r:id="rId36">
        <w:r w:rsidDel="00000000" w:rsidR="00000000" w:rsidRPr="00000000">
          <w:rPr>
            <w:color w:val="1155cc"/>
            <w:u w:val="single"/>
            <w:rtl w:val="0"/>
          </w:rPr>
          <w:t xml:space="preserve">https://angular.io/guide/architecture</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drawing>
          <wp:inline distB="114300" distT="114300" distL="114300" distR="114300">
            <wp:extent cx="4762500" cy="3810000"/>
            <wp:effectExtent b="0" l="0" r="0" t="0"/>
            <wp:docPr id="1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3225800"/>
            <wp:effectExtent b="0" l="0" r="0" t="0"/>
            <wp:docPr id="17"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rPr/>
      </w:pPr>
      <w:bookmarkStart w:colFirst="0" w:colLast="0" w:name="_yss3ntyvvozt" w:id="12"/>
      <w:bookmarkEnd w:id="12"/>
      <w:r w:rsidDel="00000000" w:rsidR="00000000" w:rsidRPr="00000000">
        <w:rPr>
          <w:rtl w:val="0"/>
        </w:rPr>
        <w:t xml:space="preserve">10. Giới thiệu về dự án CMS</w:t>
      </w:r>
    </w:p>
    <w:p w:rsidR="00000000" w:rsidDel="00000000" w:rsidP="00000000" w:rsidRDefault="00000000" w:rsidRPr="00000000" w14:paraId="00000040">
      <w:pPr>
        <w:numPr>
          <w:ilvl w:val="0"/>
          <w:numId w:val="28"/>
        </w:numPr>
        <w:ind w:left="720" w:hanging="360"/>
        <w:rPr>
          <w:u w:val="none"/>
        </w:rPr>
      </w:pPr>
      <w:r w:rsidDel="00000000" w:rsidR="00000000" w:rsidRPr="00000000">
        <w:rPr>
          <w:rtl w:val="0"/>
        </w:rPr>
        <w:t xml:space="preserve">Trang quản trị</w:t>
      </w:r>
    </w:p>
    <w:p w:rsidR="00000000" w:rsidDel="00000000" w:rsidP="00000000" w:rsidRDefault="00000000" w:rsidRPr="00000000" w14:paraId="00000041">
      <w:pPr>
        <w:numPr>
          <w:ilvl w:val="1"/>
          <w:numId w:val="28"/>
        </w:numPr>
        <w:ind w:left="1440" w:hanging="360"/>
        <w:rPr>
          <w:u w:val="none"/>
        </w:rPr>
      </w:pPr>
      <w:r w:rsidDel="00000000" w:rsidR="00000000" w:rsidRPr="00000000">
        <w:rPr>
          <w:rtl w:val="0"/>
        </w:rPr>
        <w:t xml:space="preserve">Quản lý role</w:t>
      </w:r>
    </w:p>
    <w:p w:rsidR="00000000" w:rsidDel="00000000" w:rsidP="00000000" w:rsidRDefault="00000000" w:rsidRPr="00000000" w14:paraId="00000042">
      <w:pPr>
        <w:numPr>
          <w:ilvl w:val="1"/>
          <w:numId w:val="28"/>
        </w:numPr>
        <w:ind w:left="1440" w:hanging="360"/>
        <w:rPr>
          <w:u w:val="none"/>
        </w:rPr>
      </w:pPr>
      <w:r w:rsidDel="00000000" w:rsidR="00000000" w:rsidRPr="00000000">
        <w:rPr>
          <w:rtl w:val="0"/>
        </w:rPr>
        <w:t xml:space="preserve">Quản lý user (gán quyền, phân quyền, đổi email, mật khẩu)</w:t>
      </w:r>
    </w:p>
    <w:p w:rsidR="00000000" w:rsidDel="00000000" w:rsidP="00000000" w:rsidRDefault="00000000" w:rsidRPr="00000000" w14:paraId="00000043">
      <w:pPr>
        <w:numPr>
          <w:ilvl w:val="1"/>
          <w:numId w:val="28"/>
        </w:numPr>
        <w:ind w:left="1440" w:hanging="360"/>
        <w:rPr>
          <w:u w:val="none"/>
        </w:rPr>
      </w:pPr>
      <w:r w:rsidDel="00000000" w:rsidR="00000000" w:rsidRPr="00000000">
        <w:rPr>
          <w:rtl w:val="0"/>
        </w:rPr>
        <w:t xml:space="preserve">Quản lý danh mục</w:t>
      </w:r>
    </w:p>
    <w:p w:rsidR="00000000" w:rsidDel="00000000" w:rsidP="00000000" w:rsidRDefault="00000000" w:rsidRPr="00000000" w14:paraId="00000044">
      <w:pPr>
        <w:numPr>
          <w:ilvl w:val="1"/>
          <w:numId w:val="28"/>
        </w:numPr>
        <w:ind w:left="1440" w:hanging="360"/>
        <w:rPr>
          <w:u w:val="none"/>
        </w:rPr>
      </w:pPr>
      <w:r w:rsidDel="00000000" w:rsidR="00000000" w:rsidRPr="00000000">
        <w:rPr>
          <w:rtl w:val="0"/>
        </w:rPr>
        <w:t xml:space="preserve">Quản lý tin (duyệt bài, đăng bài)</w:t>
      </w:r>
    </w:p>
    <w:p w:rsidR="00000000" w:rsidDel="00000000" w:rsidP="00000000" w:rsidRDefault="00000000" w:rsidRPr="00000000" w14:paraId="00000045">
      <w:pPr>
        <w:numPr>
          <w:ilvl w:val="1"/>
          <w:numId w:val="28"/>
        </w:numPr>
        <w:ind w:left="1440" w:hanging="360"/>
        <w:rPr>
          <w:u w:val="none"/>
        </w:rPr>
      </w:pPr>
      <w:r w:rsidDel="00000000" w:rsidR="00000000" w:rsidRPr="00000000">
        <w:rPr>
          <w:rtl w:val="0"/>
        </w:rPr>
        <w:t xml:space="preserve">Quản lý loạt bài</w:t>
      </w:r>
    </w:p>
    <w:p w:rsidR="00000000" w:rsidDel="00000000" w:rsidP="00000000" w:rsidRDefault="00000000" w:rsidRPr="00000000" w14:paraId="00000046">
      <w:pPr>
        <w:numPr>
          <w:ilvl w:val="1"/>
          <w:numId w:val="28"/>
        </w:numPr>
        <w:ind w:left="1440" w:hanging="360"/>
        <w:rPr>
          <w:u w:val="none"/>
        </w:rPr>
      </w:pPr>
      <w:r w:rsidDel="00000000" w:rsidR="00000000" w:rsidRPr="00000000">
        <w:rPr>
          <w:rtl w:val="0"/>
        </w:rPr>
        <w:t xml:space="preserve">Quản lý comment</w:t>
      </w:r>
    </w:p>
    <w:p w:rsidR="00000000" w:rsidDel="00000000" w:rsidP="00000000" w:rsidRDefault="00000000" w:rsidRPr="00000000" w14:paraId="00000047">
      <w:pPr>
        <w:numPr>
          <w:ilvl w:val="0"/>
          <w:numId w:val="28"/>
        </w:numPr>
        <w:ind w:left="720" w:hanging="360"/>
        <w:rPr>
          <w:u w:val="none"/>
        </w:rPr>
      </w:pPr>
      <w:r w:rsidDel="00000000" w:rsidR="00000000" w:rsidRPr="00000000">
        <w:rPr>
          <w:rtl w:val="0"/>
        </w:rPr>
        <w:t xml:space="preserve">Trang tin tức</w:t>
      </w:r>
    </w:p>
    <w:p w:rsidR="00000000" w:rsidDel="00000000" w:rsidP="00000000" w:rsidRDefault="00000000" w:rsidRPr="00000000" w14:paraId="00000048">
      <w:pPr>
        <w:numPr>
          <w:ilvl w:val="1"/>
          <w:numId w:val="28"/>
        </w:numPr>
        <w:ind w:left="1440" w:hanging="360"/>
        <w:rPr>
          <w:u w:val="none"/>
        </w:rPr>
      </w:pPr>
      <w:r w:rsidDel="00000000" w:rsidR="00000000" w:rsidRPr="00000000">
        <w:rPr>
          <w:rtl w:val="0"/>
        </w:rPr>
        <w:t xml:space="preserve">Hiển thị trang chủ</w:t>
      </w:r>
    </w:p>
    <w:p w:rsidR="00000000" w:rsidDel="00000000" w:rsidP="00000000" w:rsidRDefault="00000000" w:rsidRPr="00000000" w14:paraId="00000049">
      <w:pPr>
        <w:numPr>
          <w:ilvl w:val="1"/>
          <w:numId w:val="28"/>
        </w:numPr>
        <w:ind w:left="1440" w:hanging="360"/>
        <w:rPr>
          <w:u w:val="none"/>
        </w:rPr>
      </w:pPr>
      <w:r w:rsidDel="00000000" w:rsidR="00000000" w:rsidRPr="00000000">
        <w:rPr>
          <w:rtl w:val="0"/>
        </w:rPr>
        <w:t xml:space="preserve">Danh sách tin</w:t>
      </w:r>
    </w:p>
    <w:p w:rsidR="00000000" w:rsidDel="00000000" w:rsidP="00000000" w:rsidRDefault="00000000" w:rsidRPr="00000000" w14:paraId="0000004A">
      <w:pPr>
        <w:numPr>
          <w:ilvl w:val="1"/>
          <w:numId w:val="28"/>
        </w:numPr>
        <w:ind w:left="1440" w:hanging="360"/>
        <w:rPr>
          <w:u w:val="none"/>
        </w:rPr>
      </w:pPr>
      <w:r w:rsidDel="00000000" w:rsidR="00000000" w:rsidRPr="00000000">
        <w:rPr>
          <w:rtl w:val="0"/>
        </w:rPr>
        <w:t xml:space="preserve">Chi tiết tin</w:t>
      </w:r>
    </w:p>
    <w:p w:rsidR="00000000" w:rsidDel="00000000" w:rsidP="00000000" w:rsidRDefault="00000000" w:rsidRPr="00000000" w14:paraId="0000004B">
      <w:pPr>
        <w:numPr>
          <w:ilvl w:val="1"/>
          <w:numId w:val="28"/>
        </w:numPr>
        <w:ind w:left="1440" w:hanging="360"/>
        <w:rPr>
          <w:u w:val="none"/>
        </w:rPr>
      </w:pPr>
      <w:r w:rsidDel="00000000" w:rsidR="00000000" w:rsidRPr="00000000">
        <w:rPr>
          <w:rtl w:val="0"/>
        </w:rPr>
        <w:t xml:space="preserve">Đăng ký, đăng nhập</w:t>
      </w:r>
    </w:p>
    <w:p w:rsidR="00000000" w:rsidDel="00000000" w:rsidP="00000000" w:rsidRDefault="00000000" w:rsidRPr="00000000" w14:paraId="0000004C">
      <w:pPr>
        <w:numPr>
          <w:ilvl w:val="1"/>
          <w:numId w:val="28"/>
        </w:numPr>
        <w:ind w:left="1440" w:hanging="360"/>
        <w:rPr>
          <w:u w:val="none"/>
        </w:rPr>
      </w:pPr>
      <w:r w:rsidDel="00000000" w:rsidR="00000000" w:rsidRPr="00000000">
        <w:rPr>
          <w:rtl w:val="0"/>
        </w:rPr>
        <w:t xml:space="preserve">Đăng nhập qua Google, Facebook</w:t>
      </w:r>
    </w:p>
    <w:p w:rsidR="00000000" w:rsidDel="00000000" w:rsidP="00000000" w:rsidRDefault="00000000" w:rsidRPr="00000000" w14:paraId="0000004D">
      <w:pPr>
        <w:numPr>
          <w:ilvl w:val="1"/>
          <w:numId w:val="28"/>
        </w:numPr>
        <w:ind w:left="1440" w:hanging="360"/>
        <w:rPr>
          <w:u w:val="none"/>
        </w:rPr>
      </w:pPr>
      <w:r w:rsidDel="00000000" w:rsidR="00000000" w:rsidRPr="00000000">
        <w:rPr>
          <w:rtl w:val="0"/>
        </w:rPr>
        <w:t xml:space="preserve">Xem danh sách tin đã đăng</w:t>
      </w:r>
    </w:p>
    <w:p w:rsidR="00000000" w:rsidDel="00000000" w:rsidP="00000000" w:rsidRDefault="00000000" w:rsidRPr="00000000" w14:paraId="0000004E">
      <w:pPr>
        <w:numPr>
          <w:ilvl w:val="1"/>
          <w:numId w:val="28"/>
        </w:numPr>
        <w:ind w:left="1440" w:hanging="360"/>
        <w:rPr>
          <w:u w:val="none"/>
        </w:rPr>
      </w:pPr>
      <w:r w:rsidDel="00000000" w:rsidR="00000000" w:rsidRPr="00000000">
        <w:rPr>
          <w:rtl w:val="0"/>
        </w:rPr>
        <w:t xml:space="preserve">Loạt bài đã đăng</w:t>
      </w:r>
    </w:p>
    <w:p w:rsidR="00000000" w:rsidDel="00000000" w:rsidP="00000000" w:rsidRDefault="00000000" w:rsidRPr="00000000" w14:paraId="0000004F">
      <w:pPr>
        <w:numPr>
          <w:ilvl w:val="1"/>
          <w:numId w:val="28"/>
        </w:numPr>
        <w:ind w:left="1440" w:hanging="360"/>
        <w:rPr>
          <w:u w:val="none"/>
        </w:rPr>
      </w:pPr>
      <w:r w:rsidDel="00000000" w:rsidR="00000000" w:rsidRPr="00000000">
        <w:rPr>
          <w:rtl w:val="0"/>
        </w:rPr>
        <w:t xml:space="preserve">Thông tin nhuận bút</w:t>
      </w:r>
    </w:p>
    <w:p w:rsidR="00000000" w:rsidDel="00000000" w:rsidP="00000000" w:rsidRDefault="00000000" w:rsidRPr="00000000" w14:paraId="00000050">
      <w:pPr>
        <w:numPr>
          <w:ilvl w:val="1"/>
          <w:numId w:val="28"/>
        </w:numPr>
        <w:ind w:left="1440" w:hanging="360"/>
        <w:rPr>
          <w:u w:val="none"/>
        </w:rPr>
      </w:pPr>
      <w:r w:rsidDel="00000000" w:rsidR="00000000" w:rsidRPr="00000000">
        <w:rPr>
          <w:rtl w:val="0"/>
        </w:rPr>
        <w:t xml:space="preserve">Thông báo</w:t>
      </w:r>
    </w:p>
    <w:p w:rsidR="00000000" w:rsidDel="00000000" w:rsidP="00000000" w:rsidRDefault="00000000" w:rsidRPr="00000000" w14:paraId="00000051">
      <w:pPr>
        <w:pStyle w:val="Heading3"/>
        <w:rPr/>
      </w:pPr>
      <w:bookmarkStart w:colFirst="0" w:colLast="0" w:name="_5bivjgaejev" w:id="13"/>
      <w:bookmarkEnd w:id="13"/>
      <w:r w:rsidDel="00000000" w:rsidR="00000000" w:rsidRPr="00000000">
        <w:rPr>
          <w:rtl w:val="0"/>
        </w:rPr>
        <w:t xml:space="preserve">11. Tìm hiểu về nghiệp vụ dự án</w:t>
      </w:r>
    </w:p>
    <w:p w:rsidR="00000000" w:rsidDel="00000000" w:rsidP="00000000" w:rsidRDefault="00000000" w:rsidRPr="00000000" w14:paraId="00000052">
      <w:pPr>
        <w:rPr/>
      </w:pPr>
      <w:r w:rsidDel="00000000" w:rsidR="00000000" w:rsidRPr="00000000">
        <w:rPr/>
        <w:drawing>
          <wp:inline distB="114300" distT="114300" distL="114300" distR="114300">
            <wp:extent cx="5731200" cy="2197100"/>
            <wp:effectExtent b="0" l="0" r="0" t="0"/>
            <wp:docPr id="1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rPr/>
      </w:pPr>
      <w:bookmarkStart w:colFirst="0" w:colLast="0" w:name="_6rulu35yxyjs" w:id="14"/>
      <w:bookmarkEnd w:id="14"/>
      <w:r w:rsidDel="00000000" w:rsidR="00000000" w:rsidRPr="00000000">
        <w:rPr>
          <w:rtl w:val="0"/>
        </w:rPr>
        <w:t xml:space="preserve">12. Phân tích thiết kế cơ sở dữ liệu</w:t>
      </w:r>
    </w:p>
    <w:p w:rsidR="00000000" w:rsidDel="00000000" w:rsidP="00000000" w:rsidRDefault="00000000" w:rsidRPr="00000000" w14:paraId="00000054">
      <w:pPr>
        <w:rPr/>
      </w:pPr>
      <w:r w:rsidDel="00000000" w:rsidR="00000000" w:rsidRPr="00000000">
        <w:rPr/>
        <w:drawing>
          <wp:inline distB="114300" distT="114300" distL="114300" distR="114300">
            <wp:extent cx="5731200" cy="3937000"/>
            <wp:effectExtent b="0" l="0" r="0" t="0"/>
            <wp:docPr id="1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3581400"/>
            <wp:effectExtent b="0" l="0" r="0" t="0"/>
            <wp:docPr id="9"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bookmarkStart w:colFirst="0" w:colLast="0" w:name="_e70q05io5jy6" w:id="15"/>
      <w:bookmarkEnd w:id="15"/>
      <w:r w:rsidDel="00000000" w:rsidR="00000000" w:rsidRPr="00000000">
        <w:rPr>
          <w:rtl w:val="0"/>
        </w:rPr>
        <w:t xml:space="preserve">Chương 2: Xây dựng hạ tầng cho dự án</w:t>
      </w:r>
    </w:p>
    <w:p w:rsidR="00000000" w:rsidDel="00000000" w:rsidP="00000000" w:rsidRDefault="00000000" w:rsidRPr="00000000" w14:paraId="00000057">
      <w:pPr>
        <w:pStyle w:val="Heading3"/>
        <w:rPr/>
      </w:pPr>
      <w:bookmarkStart w:colFirst="0" w:colLast="0" w:name="_i7nfl75r3bqt" w:id="16"/>
      <w:bookmarkEnd w:id="16"/>
      <w:r w:rsidDel="00000000" w:rsidR="00000000" w:rsidRPr="00000000">
        <w:rPr>
          <w:rtl w:val="0"/>
        </w:rPr>
        <w:t xml:space="preserve">1. Giới thiệu mô hình deploy ứng dụng</w:t>
      </w:r>
    </w:p>
    <w:p w:rsidR="00000000" w:rsidDel="00000000" w:rsidP="00000000" w:rsidRDefault="00000000" w:rsidRPr="00000000" w14:paraId="00000058">
      <w:pPr>
        <w:rPr/>
      </w:pPr>
      <w:r w:rsidDel="00000000" w:rsidR="00000000" w:rsidRPr="00000000">
        <w:rPr/>
        <w:drawing>
          <wp:inline distB="114300" distT="114300" distL="114300" distR="114300">
            <wp:extent cx="5731200" cy="4521200"/>
            <wp:effectExtent b="0" l="0" r="0" t="0"/>
            <wp:docPr id="5"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pPr>
      <w:bookmarkStart w:colFirst="0" w:colLast="0" w:name="_8nc63m2hgu2a" w:id="17"/>
      <w:bookmarkEnd w:id="17"/>
      <w:r w:rsidDel="00000000" w:rsidR="00000000" w:rsidRPr="00000000">
        <w:rPr>
          <w:rtl w:val="0"/>
        </w:rPr>
        <w:t xml:space="preserve">2. Cài đặt môi trường phát triển</w:t>
      </w:r>
    </w:p>
    <w:p w:rsidR="00000000" w:rsidDel="00000000" w:rsidP="00000000" w:rsidRDefault="00000000" w:rsidRPr="00000000" w14:paraId="0000005A">
      <w:pPr>
        <w:rPr/>
      </w:pPr>
      <w:r w:rsidDel="00000000" w:rsidR="00000000" w:rsidRPr="00000000">
        <w:rPr>
          <w:rtl w:val="0"/>
        </w:rPr>
        <w:t xml:space="preserve">Đối với các bạn cài đặt mới thì cần cài những tool sau:</w:t>
      </w:r>
    </w:p>
    <w:p w:rsidR="00000000" w:rsidDel="00000000" w:rsidP="00000000" w:rsidRDefault="00000000" w:rsidRPr="00000000" w14:paraId="0000005B">
      <w:pPr>
        <w:numPr>
          <w:ilvl w:val="0"/>
          <w:numId w:val="55"/>
        </w:numPr>
        <w:ind w:left="720" w:hanging="360"/>
        <w:rPr>
          <w:u w:val="none"/>
        </w:rPr>
      </w:pPr>
      <w:r w:rsidDel="00000000" w:rsidR="00000000" w:rsidRPr="00000000">
        <w:rPr>
          <w:rtl w:val="0"/>
        </w:rPr>
        <w:t xml:space="preserve">.NET 8 SDK: </w:t>
      </w:r>
      <w:hyperlink r:id="rId43">
        <w:r w:rsidDel="00000000" w:rsidR="00000000" w:rsidRPr="00000000">
          <w:rPr>
            <w:color w:val="1155cc"/>
            <w:u w:val="single"/>
            <w:rtl w:val="0"/>
          </w:rPr>
          <w:t xml:space="preserve">Download .NET 8.0 (Linux, macOS, and Windows)</w:t>
        </w:r>
      </w:hyperlink>
      <w:r w:rsidDel="00000000" w:rsidR="00000000" w:rsidRPr="00000000">
        <w:rPr>
          <w:rtl w:val="0"/>
        </w:rPr>
        <w:t xml:space="preserve"> (Hiện đang là bản Preview, sẽ ra bản chính thức vào tháng 11/2023 nhưng các bạn yên tâm lúc đó </w:t>
      </w:r>
      <w:ins w:author="Nguyễn Vũ Linh" w:id="4" w:date="2024-10-11T21:19:42Z">
        <w:r w:rsidDel="00000000" w:rsidR="00000000" w:rsidRPr="00000000">
          <w:rPr>
            <w:rtl w:val="0"/>
          </w:rPr>
          <w:t xml:space="preserve">upgrade</w:t>
        </w:r>
      </w:ins>
      <w:del w:author="Nguyễn Vũ Linh" w:id="4" w:date="2024-10-11T21:19:42Z">
        <w:r w:rsidDel="00000000" w:rsidR="00000000" w:rsidRPr="00000000">
          <w:rPr>
            <w:rtl w:val="0"/>
          </w:rPr>
          <w:delText xml:space="preserve">uprade</w:delText>
        </w:r>
      </w:del>
      <w:r w:rsidDel="00000000" w:rsidR="00000000" w:rsidRPr="00000000">
        <w:rPr>
          <w:rtl w:val="0"/>
        </w:rPr>
        <w:t xml:space="preserve"> dễ lắm)</w:t>
      </w:r>
    </w:p>
    <w:p w:rsidR="00000000" w:rsidDel="00000000" w:rsidP="00000000" w:rsidRDefault="00000000" w:rsidRPr="00000000" w14:paraId="0000005C">
      <w:pPr>
        <w:rPr/>
      </w:pPr>
      <w:r w:rsidDel="00000000" w:rsidR="00000000" w:rsidRPr="00000000">
        <w:rPr/>
        <w:drawing>
          <wp:inline distB="114300" distT="114300" distL="114300" distR="114300">
            <wp:extent cx="5731200" cy="2984500"/>
            <wp:effectExtent b="0" l="0" r="0" t="0"/>
            <wp:docPr id="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Các bạn chọn cột trái là Installer rồi chọn x64, vì đa phần máy tính Windows là nhân 64bit rồi nên chúng ta chọn x64.</w:t>
      </w:r>
    </w:p>
    <w:p w:rsidR="00000000" w:rsidDel="00000000" w:rsidP="00000000" w:rsidRDefault="00000000" w:rsidRPr="00000000" w14:paraId="0000005E">
      <w:pPr>
        <w:ind w:left="0" w:firstLine="0"/>
        <w:rPr/>
      </w:pPr>
      <w:r w:rsidDel="00000000" w:rsidR="00000000" w:rsidRPr="00000000">
        <w:rPr>
          <w:rtl w:val="0"/>
        </w:rPr>
        <w:t xml:space="preserve">Sau khi cài xong các bạn có thể kiểm tra danh sách các SDK cài trên máy bằng câu lệnh: </w:t>
      </w:r>
      <w:r w:rsidDel="00000000" w:rsidR="00000000" w:rsidRPr="00000000">
        <w:rPr>
          <w:b w:val="1"/>
          <w:rtl w:val="0"/>
        </w:rPr>
        <w:t xml:space="preserve">dotnet --list-sdks </w:t>
      </w:r>
      <w:r w:rsidDel="00000000" w:rsidR="00000000" w:rsidRPr="00000000">
        <w:rPr>
          <w:rtl w:val="0"/>
        </w:rPr>
        <w:t xml:space="preserve">trên cửa sổ </w:t>
      </w:r>
      <w:r w:rsidDel="00000000" w:rsidR="00000000" w:rsidRPr="00000000">
        <w:rPr>
          <w:b w:val="1"/>
          <w:rtl w:val="0"/>
        </w:rPr>
        <w:t xml:space="preserve">Command Prompt</w:t>
      </w:r>
      <w:r w:rsidDel="00000000" w:rsidR="00000000" w:rsidRPr="00000000">
        <w:rPr>
          <w:rtl w:val="0"/>
        </w:rPr>
        <w:t xml:space="preserve"> của Windows</w:t>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5731200" cy="3022600"/>
            <wp:effectExtent b="0" l="0" r="0" t="0"/>
            <wp:docPr id="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Như vậy là chúng ta đã cài thành công, các bạn nhìn thấy máy mình đang cài 1 số phiên bản SDK của .NET từ 3.1 cho đến 8.0. Khóa học này chúng ta sẽ dùng bản 8.0.</w:t>
      </w:r>
    </w:p>
    <w:p w:rsidR="00000000" w:rsidDel="00000000" w:rsidP="00000000" w:rsidRDefault="00000000" w:rsidRPr="00000000" w14:paraId="00000061">
      <w:pPr>
        <w:numPr>
          <w:ilvl w:val="0"/>
          <w:numId w:val="25"/>
        </w:numPr>
        <w:ind w:left="720" w:hanging="360"/>
        <w:rPr>
          <w:u w:val="none"/>
        </w:rPr>
      </w:pPr>
      <w:r w:rsidDel="00000000" w:rsidR="00000000" w:rsidRPr="00000000">
        <w:rPr>
          <w:rtl w:val="0"/>
        </w:rPr>
        <w:t xml:space="preserve">Visual Studio 2022 tại: </w:t>
      </w:r>
      <w:hyperlink r:id="rId46">
        <w:r w:rsidDel="00000000" w:rsidR="00000000" w:rsidRPr="00000000">
          <w:rPr>
            <w:color w:val="1155cc"/>
            <w:u w:val="single"/>
            <w:rtl w:val="0"/>
          </w:rPr>
          <w:t xml:space="preserve">https://visualstudio.microsoft.com/</w:t>
        </w:r>
      </w:hyperlink>
      <w:r w:rsidDel="00000000" w:rsidR="00000000" w:rsidRPr="00000000">
        <w:rPr>
          <w:rtl w:val="0"/>
        </w:rPr>
        <w:t xml:space="preserve">. Các bạn có thể cài bản Professional hay bản Community đều được.</w:t>
      </w:r>
    </w:p>
    <w:p w:rsidR="00000000" w:rsidDel="00000000" w:rsidP="00000000" w:rsidRDefault="00000000" w:rsidRPr="00000000" w14:paraId="00000062">
      <w:pPr>
        <w:rPr/>
      </w:pPr>
      <w:r w:rsidDel="00000000" w:rsidR="00000000" w:rsidRPr="00000000">
        <w:rPr/>
        <w:drawing>
          <wp:inline distB="114300" distT="114300" distL="114300" distR="114300">
            <wp:extent cx="5731200" cy="2946400"/>
            <wp:effectExtent b="0" l="0" r="0" t="0"/>
            <wp:docPr id="19"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Sau khi download các bạn click vào file cài đặt rồi mở lên bấm Continue, lên cửa sổ cài đặt các bạn chỉ cần chọn </w:t>
      </w:r>
      <w:r w:rsidDel="00000000" w:rsidR="00000000" w:rsidRPr="00000000">
        <w:rPr>
          <w:b w:val="1"/>
          <w:rtl w:val="0"/>
        </w:rPr>
        <w:t xml:space="preserve">ASP.NET and web development</w:t>
      </w:r>
      <w:r w:rsidDel="00000000" w:rsidR="00000000" w:rsidRPr="00000000">
        <w:rPr>
          <w:rtl w:val="0"/>
        </w:rPr>
        <w:t xml:space="preserve"> là ok nhé:</w:t>
      </w:r>
    </w:p>
    <w:p w:rsidR="00000000" w:rsidDel="00000000" w:rsidP="00000000" w:rsidRDefault="00000000" w:rsidRPr="00000000" w14:paraId="00000064">
      <w:pPr>
        <w:rPr/>
      </w:pPr>
      <w:r w:rsidDel="00000000" w:rsidR="00000000" w:rsidRPr="00000000">
        <w:rPr/>
        <w:drawing>
          <wp:inline distB="114300" distT="114300" distL="114300" distR="114300">
            <wp:extent cx="5731200" cy="3238500"/>
            <wp:effectExtent b="0" l="0" r="0" t="0"/>
            <wp:docPr id="14"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Sau đó bấm </w:t>
      </w:r>
      <w:r w:rsidDel="00000000" w:rsidR="00000000" w:rsidRPr="00000000">
        <w:rPr>
          <w:b w:val="1"/>
          <w:rtl w:val="0"/>
        </w:rPr>
        <w:t xml:space="preserve">Install </w:t>
      </w:r>
      <w:r w:rsidDel="00000000" w:rsidR="00000000" w:rsidRPr="00000000">
        <w:rPr>
          <w:rtl w:val="0"/>
        </w:rPr>
        <w:t xml:space="preserve">và chờ kết quả thôi.</w:t>
      </w:r>
    </w:p>
    <w:p w:rsidR="00000000" w:rsidDel="00000000" w:rsidP="00000000" w:rsidRDefault="00000000" w:rsidRPr="00000000" w14:paraId="00000066">
      <w:pPr>
        <w:numPr>
          <w:ilvl w:val="0"/>
          <w:numId w:val="50"/>
        </w:numPr>
        <w:ind w:left="720" w:hanging="360"/>
        <w:rPr>
          <w:u w:val="none"/>
        </w:rPr>
      </w:pPr>
      <w:r w:rsidDel="00000000" w:rsidR="00000000" w:rsidRPr="00000000">
        <w:rPr>
          <w:rtl w:val="0"/>
        </w:rPr>
        <w:t xml:space="preserve">Visual Studio Code: Để code Angular các bạn cần cài Visual Studio Code, cũng ở đường link trên</w:t>
      </w:r>
    </w:p>
    <w:p w:rsidR="00000000" w:rsidDel="00000000" w:rsidP="00000000" w:rsidRDefault="00000000" w:rsidRPr="00000000" w14:paraId="00000067">
      <w:pPr>
        <w:rPr/>
      </w:pPr>
      <w:r w:rsidDel="00000000" w:rsidR="00000000" w:rsidRPr="00000000">
        <w:rPr/>
        <w:drawing>
          <wp:inline distB="114300" distT="114300" distL="114300" distR="114300">
            <wp:extent cx="5731200" cy="3009900"/>
            <wp:effectExtent b="0" l="0" r="0" t="0"/>
            <wp:docPr id="1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2"/>
        </w:numPr>
        <w:ind w:left="720" w:hanging="360"/>
        <w:rPr>
          <w:u w:val="none"/>
        </w:rPr>
      </w:pPr>
      <w:r w:rsidDel="00000000" w:rsidR="00000000" w:rsidRPr="00000000">
        <w:rPr>
          <w:rtl w:val="0"/>
        </w:rPr>
        <w:t xml:space="preserve">Tiếp theo là cài đặt NodeJS: </w:t>
      </w:r>
      <w:hyperlink r:id="rId50">
        <w:r w:rsidDel="00000000" w:rsidR="00000000" w:rsidRPr="00000000">
          <w:rPr>
            <w:color w:val="1155cc"/>
            <w:u w:val="single"/>
            <w:rtl w:val="0"/>
          </w:rPr>
          <w:t xml:space="preserve">https://nodejs.org/en</w:t>
        </w:r>
      </w:hyperlink>
      <w:r w:rsidDel="00000000" w:rsidR="00000000" w:rsidRPr="00000000">
        <w:rPr>
          <w:rtl w:val="0"/>
        </w:rPr>
        <w:t xml:space="preserve"> để chạy code Frontend. Các bạn cứ dùng bản nào mà Recommended for Most Users là ok. Cài xong các bạn mở cửa sổ CMD gõ </w:t>
      </w:r>
      <w:r w:rsidDel="00000000" w:rsidR="00000000" w:rsidRPr="00000000">
        <w:rPr>
          <w:b w:val="1"/>
          <w:rtl w:val="0"/>
        </w:rPr>
        <w:t xml:space="preserve">node -v </w:t>
      </w:r>
      <w:r w:rsidDel="00000000" w:rsidR="00000000" w:rsidRPr="00000000">
        <w:rPr>
          <w:rtl w:val="0"/>
        </w:rPr>
        <w:t xml:space="preserve">mà ok là được.</w:t>
      </w:r>
    </w:p>
    <w:p w:rsidR="00000000" w:rsidDel="00000000" w:rsidP="00000000" w:rsidRDefault="00000000" w:rsidRPr="00000000" w14:paraId="00000069">
      <w:pPr>
        <w:numPr>
          <w:ilvl w:val="0"/>
          <w:numId w:val="22"/>
        </w:numPr>
        <w:ind w:left="720" w:hanging="360"/>
        <w:rPr>
          <w:u w:val="none"/>
        </w:rPr>
      </w:pPr>
      <w:r w:rsidDel="00000000" w:rsidR="00000000" w:rsidRPr="00000000">
        <w:rPr>
          <w:rtl w:val="0"/>
        </w:rPr>
        <w:t xml:space="preserve">Tiếp theo cài đặt Git: </w:t>
      </w:r>
      <w:hyperlink r:id="rId51">
        <w:r w:rsidDel="00000000" w:rsidR="00000000" w:rsidRPr="00000000">
          <w:rPr>
            <w:color w:val="1155cc"/>
            <w:u w:val="single"/>
            <w:rtl w:val="0"/>
          </w:rPr>
          <w:t xml:space="preserve">https://git-scm.com/</w:t>
        </w:r>
      </w:hyperlink>
      <w:r w:rsidDel="00000000" w:rsidR="00000000" w:rsidRPr="00000000">
        <w:rPr>
          <w:rtl w:val="0"/>
        </w:rPr>
        <w:t xml:space="preserve"> đây là một source control management nổi tiếng và phổ biến nhất bây giờ. Cài xong các bạn vào cửa sổ CMD gõ </w:t>
      </w:r>
      <w:r w:rsidDel="00000000" w:rsidR="00000000" w:rsidRPr="00000000">
        <w:rPr>
          <w:b w:val="1"/>
          <w:rtl w:val="0"/>
        </w:rPr>
        <w:t xml:space="preserve">git </w:t>
      </w:r>
      <w:r w:rsidDel="00000000" w:rsidR="00000000" w:rsidRPr="00000000">
        <w:rPr>
          <w:rtl w:val="0"/>
        </w:rPr>
        <w:t xml:space="preserve">và </w:t>
      </w:r>
      <w:r w:rsidDel="00000000" w:rsidR="00000000" w:rsidRPr="00000000">
        <w:rPr>
          <w:b w:val="1"/>
          <w:rtl w:val="0"/>
        </w:rPr>
        <w:t xml:space="preserve">Enter </w:t>
      </w:r>
      <w:r w:rsidDel="00000000" w:rsidR="00000000" w:rsidRPr="00000000">
        <w:rPr>
          <w:rtl w:val="0"/>
        </w:rPr>
        <w:t xml:space="preserve">mà nó không lỗi là ok.</w:t>
      </w:r>
    </w:p>
    <w:p w:rsidR="00000000" w:rsidDel="00000000" w:rsidP="00000000" w:rsidRDefault="00000000" w:rsidRPr="00000000" w14:paraId="0000006A">
      <w:pPr>
        <w:numPr>
          <w:ilvl w:val="0"/>
          <w:numId w:val="22"/>
        </w:numPr>
        <w:ind w:left="720" w:hanging="360"/>
        <w:rPr>
          <w:u w:val="none"/>
        </w:rPr>
      </w:pPr>
      <w:r w:rsidDel="00000000" w:rsidR="00000000" w:rsidRPr="00000000">
        <w:rPr>
          <w:rtl w:val="0"/>
        </w:rPr>
        <w:t xml:space="preserve">Cài đặt SQL Server: </w:t>
      </w:r>
      <w:hyperlink r:id="rId52">
        <w:r w:rsidDel="00000000" w:rsidR="00000000" w:rsidRPr="00000000">
          <w:rPr>
            <w:color w:val="1155cc"/>
            <w:u w:val="single"/>
            <w:rtl w:val="0"/>
          </w:rPr>
          <w:t xml:space="preserve">https://www.microsoft.com/en-us/sql-server/sql-server-downloads</w:t>
        </w:r>
      </w:hyperlink>
      <w:r w:rsidDel="00000000" w:rsidR="00000000" w:rsidRPr="00000000">
        <w:rPr>
          <w:rtl w:val="0"/>
        </w:rPr>
        <w:t xml:space="preserve">. Cài đặt bản Developer.</w:t>
      </w:r>
    </w:p>
    <w:p w:rsidR="00000000" w:rsidDel="00000000" w:rsidP="00000000" w:rsidRDefault="00000000" w:rsidRPr="00000000" w14:paraId="0000006B">
      <w:pPr>
        <w:numPr>
          <w:ilvl w:val="0"/>
          <w:numId w:val="22"/>
        </w:numPr>
        <w:ind w:left="720" w:hanging="360"/>
        <w:rPr>
          <w:u w:val="none"/>
        </w:rPr>
      </w:pPr>
      <w:r w:rsidDel="00000000" w:rsidR="00000000" w:rsidRPr="00000000">
        <w:rPr>
          <w:rtl w:val="0"/>
        </w:rPr>
        <w:t xml:space="preserve">SQL Server Management Studio: </w:t>
      </w:r>
      <w:hyperlink r:id="rId53">
        <w:r w:rsidDel="00000000" w:rsidR="00000000" w:rsidRPr="00000000">
          <w:rPr>
            <w:color w:val="1155cc"/>
            <w:u w:val="single"/>
            <w:rtl w:val="0"/>
          </w:rPr>
          <w:t xml:space="preserve">https://learn.microsoft.com/en-us/sql/ssms/download-sql-server-management-studio-ssms?view=sql-server-ver16</w:t>
        </w:r>
      </w:hyperlink>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Đối với các bạn đã có sẵn Visual Studio thì các bạn cần:</w:t>
      </w:r>
    </w:p>
    <w:p w:rsidR="00000000" w:rsidDel="00000000" w:rsidP="00000000" w:rsidRDefault="00000000" w:rsidRPr="00000000" w14:paraId="0000006E">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Update Visual Studio 2022 lên bản mới nhất: Vào menu Help → chọn </w:t>
      </w:r>
      <w:r w:rsidDel="00000000" w:rsidR="00000000" w:rsidRPr="00000000">
        <w:rPr>
          <w:rFonts w:ascii="Arial Unicode MS" w:cs="Arial Unicode MS" w:eastAsia="Arial Unicode MS" w:hAnsi="Arial Unicode MS"/>
          <w:b w:val="1"/>
          <w:rtl w:val="0"/>
        </w:rPr>
        <w:t xml:space="preserve">Check for Updates → Update</w:t>
      </w:r>
    </w:p>
    <w:p w:rsidR="00000000" w:rsidDel="00000000" w:rsidP="00000000" w:rsidRDefault="00000000" w:rsidRPr="00000000" w14:paraId="0000006F">
      <w:pPr>
        <w:numPr>
          <w:ilvl w:val="0"/>
          <w:numId w:val="37"/>
        </w:numPr>
        <w:ind w:left="720" w:hanging="360"/>
        <w:rPr/>
      </w:pPr>
      <w:r w:rsidDel="00000000" w:rsidR="00000000" w:rsidRPr="00000000">
        <w:rPr>
          <w:rtl w:val="0"/>
        </w:rPr>
        <w:t xml:space="preserve">Do .NET 8 hiện tại đang là bản Preview 7, nên chúng ta không thể tạo ứng dụng với nó luôn nên phải bật chế độ cho phép dùng bản Preview. Để bật chế độ này lên các bạn vào: Trên Visual Studio 2022 chọn Tools → Options</w:t>
      </w:r>
    </w:p>
    <w:p w:rsidR="00000000" w:rsidDel="00000000" w:rsidP="00000000" w:rsidRDefault="00000000" w:rsidRPr="00000000" w14:paraId="00000070">
      <w:pPr>
        <w:rPr/>
      </w:pPr>
      <w:r w:rsidDel="00000000" w:rsidR="00000000" w:rsidRPr="00000000">
        <w:rPr/>
        <w:drawing>
          <wp:inline distB="114300" distT="114300" distL="114300" distR="114300">
            <wp:extent cx="5731200" cy="3911600"/>
            <wp:effectExtent b="0" l="0" r="0" t="0"/>
            <wp:docPr id="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Sau đó chọn OK và restart Visual Studio là được.</w:t>
      </w:r>
    </w:p>
    <w:p w:rsidR="00000000" w:rsidDel="00000000" w:rsidP="00000000" w:rsidRDefault="00000000" w:rsidRPr="00000000" w14:paraId="00000072">
      <w:pPr>
        <w:pStyle w:val="Heading3"/>
        <w:rPr/>
      </w:pPr>
      <w:bookmarkStart w:colFirst="0" w:colLast="0" w:name="_1ihbhduyrkwd" w:id="18"/>
      <w:bookmarkEnd w:id="18"/>
      <w:r w:rsidDel="00000000" w:rsidR="00000000" w:rsidRPr="00000000">
        <w:rPr>
          <w:rtl w:val="0"/>
        </w:rPr>
        <w:t xml:space="preserve">3. </w:t>
      </w:r>
      <w:r w:rsidDel="00000000" w:rsidR="00000000" w:rsidRPr="00000000">
        <w:rPr>
          <w:rtl w:val="0"/>
        </w:rPr>
        <w:t xml:space="preserve">Tạo solution dự án từ Scratch</w:t>
      </w:r>
    </w:p>
    <w:p w:rsidR="00000000" w:rsidDel="00000000" w:rsidP="00000000" w:rsidRDefault="00000000" w:rsidRPr="00000000" w14:paraId="00000073">
      <w:pPr>
        <w:numPr>
          <w:ilvl w:val="0"/>
          <w:numId w:val="13"/>
        </w:numPr>
        <w:ind w:left="720" w:hanging="360"/>
        <w:rPr>
          <w:u w:val="none"/>
        </w:rPr>
      </w:pPr>
      <w:r w:rsidDel="00000000" w:rsidR="00000000" w:rsidRPr="00000000">
        <w:rPr>
          <w:rtl w:val="0"/>
        </w:rPr>
        <w:t xml:space="preserve">Tạo blank solution</w:t>
      </w:r>
    </w:p>
    <w:p w:rsidR="00000000" w:rsidDel="00000000" w:rsidP="00000000" w:rsidRDefault="00000000" w:rsidRPr="00000000" w14:paraId="00000074">
      <w:pPr>
        <w:numPr>
          <w:ilvl w:val="0"/>
          <w:numId w:val="13"/>
        </w:numPr>
        <w:ind w:left="720" w:hanging="360"/>
        <w:rPr>
          <w:u w:val="none"/>
        </w:rPr>
      </w:pPr>
      <w:r w:rsidDel="00000000" w:rsidR="00000000" w:rsidRPr="00000000">
        <w:rPr>
          <w:rtl w:val="0"/>
        </w:rPr>
        <w:t xml:space="preserve">Tạo 3 project: Web API, Core, Data</w:t>
      </w:r>
    </w:p>
    <w:p w:rsidR="00000000" w:rsidDel="00000000" w:rsidP="00000000" w:rsidRDefault="00000000" w:rsidRPr="00000000" w14:paraId="00000075">
      <w:pPr>
        <w:pStyle w:val="Heading3"/>
        <w:rPr/>
      </w:pPr>
      <w:bookmarkStart w:colFirst="0" w:colLast="0" w:name="_51y9itdv9xht" w:id="19"/>
      <w:bookmarkEnd w:id="19"/>
      <w:r w:rsidDel="00000000" w:rsidR="00000000" w:rsidRPr="00000000">
        <w:rPr>
          <w:rtl w:val="0"/>
        </w:rPr>
        <w:t xml:space="preserve">4. Kết nối và gửi source code lên GitHub</w:t>
      </w:r>
    </w:p>
    <w:p w:rsidR="00000000" w:rsidDel="00000000" w:rsidP="00000000" w:rsidRDefault="00000000" w:rsidRPr="00000000" w14:paraId="00000076">
      <w:pPr>
        <w:numPr>
          <w:ilvl w:val="0"/>
          <w:numId w:val="39"/>
        </w:numPr>
        <w:ind w:left="720" w:hanging="360"/>
        <w:rPr>
          <w:u w:val="none"/>
        </w:rPr>
      </w:pPr>
      <w:r w:rsidDel="00000000" w:rsidR="00000000" w:rsidRPr="00000000">
        <w:rPr>
          <w:rtl w:val="0"/>
        </w:rPr>
        <w:t xml:space="preserve">Tại thư mục của solution: Gõ lệnh git init</w:t>
      </w:r>
    </w:p>
    <w:p w:rsidR="00000000" w:rsidDel="00000000" w:rsidP="00000000" w:rsidRDefault="00000000" w:rsidRPr="00000000" w14:paraId="00000077">
      <w:pPr>
        <w:numPr>
          <w:ilvl w:val="0"/>
          <w:numId w:val="39"/>
        </w:numPr>
        <w:ind w:left="720" w:hanging="360"/>
        <w:rPr>
          <w:u w:val="none"/>
        </w:rPr>
      </w:pPr>
      <w:r w:rsidDel="00000000" w:rsidR="00000000" w:rsidRPr="00000000">
        <w:rPr>
          <w:rtl w:val="0"/>
        </w:rPr>
        <w:t xml:space="preserve">Gõ lệnh git commit -m “Initial”</w:t>
      </w:r>
    </w:p>
    <w:p w:rsidR="00000000" w:rsidDel="00000000" w:rsidP="00000000" w:rsidRDefault="00000000" w:rsidRPr="00000000" w14:paraId="00000078">
      <w:pPr>
        <w:numPr>
          <w:ilvl w:val="0"/>
          <w:numId w:val="39"/>
        </w:numPr>
        <w:ind w:left="720" w:hanging="360"/>
        <w:rPr>
          <w:u w:val="none"/>
        </w:rPr>
      </w:pPr>
      <w:r w:rsidDel="00000000" w:rsidR="00000000" w:rsidRPr="00000000">
        <w:rPr>
          <w:rtl w:val="0"/>
        </w:rPr>
        <w:t xml:space="preserve">Add remote repository sau khi tạo</w:t>
      </w:r>
    </w:p>
    <w:p w:rsidR="00000000" w:rsidDel="00000000" w:rsidP="00000000" w:rsidRDefault="00000000" w:rsidRPr="00000000" w14:paraId="00000079">
      <w:pPr>
        <w:pStyle w:val="Heading3"/>
        <w:rPr/>
      </w:pPr>
      <w:bookmarkStart w:colFirst="0" w:colLast="0" w:name="_m3hrxttnxzjz" w:id="20"/>
      <w:bookmarkEnd w:id="20"/>
      <w:r w:rsidDel="00000000" w:rsidR="00000000" w:rsidRPr="00000000">
        <w:rPr>
          <w:rtl w:val="0"/>
        </w:rPr>
        <w:t xml:space="preserve">5. Tạo các entity cho phần bài viết</w:t>
      </w:r>
    </w:p>
    <w:p w:rsidR="00000000" w:rsidDel="00000000" w:rsidP="00000000" w:rsidRDefault="00000000" w:rsidRPr="00000000" w14:paraId="0000007A">
      <w:pPr>
        <w:pStyle w:val="Heading3"/>
        <w:rPr/>
      </w:pPr>
      <w:bookmarkStart w:colFirst="0" w:colLast="0" w:name="_od9la39pa9w5" w:id="21"/>
      <w:bookmarkEnd w:id="21"/>
      <w:r w:rsidDel="00000000" w:rsidR="00000000" w:rsidRPr="00000000">
        <w:rPr>
          <w:rtl w:val="0"/>
        </w:rPr>
        <w:t xml:space="preserve">6.  Tích hợp ASP.NET Core Identity</w:t>
      </w:r>
    </w:p>
    <w:p w:rsidR="00000000" w:rsidDel="00000000" w:rsidP="00000000" w:rsidRDefault="00000000" w:rsidRPr="00000000" w14:paraId="0000007B">
      <w:pPr>
        <w:pStyle w:val="Heading3"/>
        <w:rPr/>
      </w:pPr>
      <w:bookmarkStart w:colFirst="0" w:colLast="0" w:name="_yd46jeyk2r3y" w:id="22"/>
      <w:bookmarkEnd w:id="22"/>
      <w:r w:rsidDel="00000000" w:rsidR="00000000" w:rsidRPr="00000000">
        <w:rPr>
          <w:rtl w:val="0"/>
        </w:rPr>
        <w:t xml:space="preserve">7. Config migrate database</w:t>
      </w:r>
    </w:p>
    <w:p w:rsidR="00000000" w:rsidDel="00000000" w:rsidP="00000000" w:rsidRDefault="00000000" w:rsidRPr="00000000" w14:paraId="0000007C">
      <w:pPr>
        <w:pStyle w:val="Heading3"/>
        <w:rPr/>
      </w:pPr>
      <w:bookmarkStart w:colFirst="0" w:colLast="0" w:name="_bdbd5ejo6kk1" w:id="23"/>
      <w:bookmarkEnd w:id="23"/>
      <w:r w:rsidDel="00000000" w:rsidR="00000000" w:rsidRPr="00000000">
        <w:rPr>
          <w:rtl w:val="0"/>
        </w:rPr>
        <w:t xml:space="preserve">8. Seeding dữ liệu vào database khi khởi động</w:t>
      </w:r>
    </w:p>
    <w:p w:rsidR="00000000" w:rsidDel="00000000" w:rsidP="00000000" w:rsidRDefault="00000000" w:rsidRPr="00000000" w14:paraId="0000007D">
      <w:pPr>
        <w:pStyle w:val="Heading3"/>
        <w:rPr/>
      </w:pPr>
      <w:bookmarkStart w:colFirst="0" w:colLast="0" w:name="_bea1cs30j463" w:id="24"/>
      <w:bookmarkEnd w:id="24"/>
      <w:r w:rsidDel="00000000" w:rsidR="00000000" w:rsidRPr="00000000">
        <w:rPr>
          <w:rtl w:val="0"/>
        </w:rPr>
        <w:t xml:space="preserve">9. Cấu hình Repository và UnitOfWork</w:t>
      </w:r>
    </w:p>
    <w:p w:rsidR="00000000" w:rsidDel="00000000" w:rsidP="00000000" w:rsidRDefault="00000000" w:rsidRPr="00000000" w14:paraId="0000007E">
      <w:pPr>
        <w:pStyle w:val="Heading3"/>
        <w:rPr/>
      </w:pPr>
      <w:bookmarkStart w:colFirst="0" w:colLast="0" w:name="_t2mdjw6i0c6k" w:id="25"/>
      <w:bookmarkEnd w:id="25"/>
      <w:r w:rsidDel="00000000" w:rsidR="00000000" w:rsidRPr="00000000">
        <w:rPr>
          <w:rtl w:val="0"/>
        </w:rPr>
        <w:t xml:space="preserve">10. Thử nghiệm repository cho Post</w:t>
      </w:r>
    </w:p>
    <w:p w:rsidR="00000000" w:rsidDel="00000000" w:rsidP="00000000" w:rsidRDefault="00000000" w:rsidRPr="00000000" w14:paraId="0000007F">
      <w:pPr>
        <w:pStyle w:val="Heading3"/>
        <w:rPr/>
      </w:pPr>
      <w:bookmarkStart w:colFirst="0" w:colLast="0" w:name="_ryq8ju1a8xw3" w:id="26"/>
      <w:bookmarkEnd w:id="26"/>
      <w:r w:rsidDel="00000000" w:rsidR="00000000" w:rsidRPr="00000000">
        <w:rPr>
          <w:rtl w:val="0"/>
        </w:rPr>
        <w:t xml:space="preserve">11. Tạo base phân trang và AutoMapper</w:t>
      </w:r>
    </w:p>
    <w:p w:rsidR="00000000" w:rsidDel="00000000" w:rsidP="00000000" w:rsidRDefault="00000000" w:rsidRPr="00000000" w14:paraId="00000080">
      <w:pPr>
        <w:pStyle w:val="Heading3"/>
        <w:rPr/>
      </w:pPr>
      <w:bookmarkStart w:colFirst="0" w:colLast="0" w:name="_8pwgxxqjgc6k" w:id="27"/>
      <w:bookmarkEnd w:id="27"/>
      <w:r w:rsidDel="00000000" w:rsidR="00000000" w:rsidRPr="00000000">
        <w:rPr>
          <w:rtl w:val="0"/>
        </w:rPr>
        <w:t xml:space="preserve">12. Test thử Controller cho Post</w:t>
      </w:r>
    </w:p>
    <w:p w:rsidR="00000000" w:rsidDel="00000000" w:rsidP="00000000" w:rsidRDefault="00000000" w:rsidRPr="00000000" w14:paraId="00000081">
      <w:pPr>
        <w:pStyle w:val="Heading2"/>
        <w:rPr/>
      </w:pPr>
      <w:bookmarkStart w:colFirst="0" w:colLast="0" w:name="_ubavgbvpahss" w:id="28"/>
      <w:bookmarkEnd w:id="28"/>
      <w:r w:rsidDel="00000000" w:rsidR="00000000" w:rsidRPr="00000000">
        <w:rPr>
          <w:rtl w:val="0"/>
        </w:rPr>
        <w:t xml:space="preserve">Chương 3: Xây dựng phần Back Office</w:t>
      </w:r>
    </w:p>
    <w:p w:rsidR="00000000" w:rsidDel="00000000" w:rsidP="00000000" w:rsidRDefault="00000000" w:rsidRPr="00000000" w14:paraId="00000082">
      <w:pPr>
        <w:pStyle w:val="Heading3"/>
        <w:rPr/>
      </w:pPr>
      <w:bookmarkStart w:colFirst="0" w:colLast="0" w:name="_xxegui7g328x" w:id="29"/>
      <w:bookmarkEnd w:id="29"/>
      <w:r w:rsidDel="00000000" w:rsidR="00000000" w:rsidRPr="00000000">
        <w:rPr>
          <w:rtl w:val="0"/>
        </w:rPr>
        <w:t xml:space="preserve">1. Tạo ứng dụng Angular CLI với CoreUI</w:t>
      </w:r>
    </w:p>
    <w:p w:rsidR="00000000" w:rsidDel="00000000" w:rsidP="00000000" w:rsidRDefault="00000000" w:rsidRPr="00000000" w14:paraId="00000083">
      <w:pPr>
        <w:rPr/>
      </w:pPr>
      <w:r w:rsidDel="00000000" w:rsidR="00000000" w:rsidRPr="00000000">
        <w:rPr>
          <w:rtl w:val="0"/>
        </w:rPr>
        <w:t xml:space="preserve">Link coreui: </w:t>
      </w:r>
      <w:hyperlink r:id="rId55">
        <w:r w:rsidDel="00000000" w:rsidR="00000000" w:rsidRPr="00000000">
          <w:rPr>
            <w:color w:val="1155cc"/>
            <w:u w:val="single"/>
            <w:rtl w:val="0"/>
          </w:rPr>
          <w:t xml:space="preserve">https://coreui.io/angular/</w:t>
        </w:r>
      </w:hyperlink>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Cài đặt Angular CLI: </w:t>
      </w:r>
      <w:hyperlink r:id="rId56">
        <w:r w:rsidDel="00000000" w:rsidR="00000000" w:rsidRPr="00000000">
          <w:rPr>
            <w:color w:val="1155cc"/>
            <w:u w:val="single"/>
            <w:rtl w:val="0"/>
          </w:rPr>
          <w:t xml:space="preserve">https://angular.io/guide/setup-local</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Cài đặt Yarn: </w:t>
      </w:r>
      <w:hyperlink r:id="rId57">
        <w:r w:rsidDel="00000000" w:rsidR="00000000" w:rsidRPr="00000000">
          <w:rPr>
            <w:color w:val="1155cc"/>
            <w:u w:val="single"/>
            <w:rtl w:val="0"/>
          </w:rPr>
          <w:t xml:space="preserve">https://classic.yarnpkg.com/lang/en/docs/install/#windows-stable</w:t>
        </w:r>
      </w:hyperlink>
      <w:r w:rsidDel="00000000" w:rsidR="00000000" w:rsidRPr="00000000">
        <w:rPr>
          <w:rtl w:val="0"/>
        </w:rPr>
        <w:t xml:space="preserve"> </w:t>
      </w:r>
    </w:p>
    <w:p w:rsidR="00000000" w:rsidDel="00000000" w:rsidP="00000000" w:rsidRDefault="00000000" w:rsidRPr="00000000" w14:paraId="00000086">
      <w:pPr>
        <w:pStyle w:val="Heading3"/>
        <w:rPr/>
      </w:pPr>
      <w:bookmarkStart w:colFirst="0" w:colLast="0" w:name="_1n0tfbyztgcx" w:id="30"/>
      <w:bookmarkEnd w:id="30"/>
      <w:r w:rsidDel="00000000" w:rsidR="00000000" w:rsidRPr="00000000">
        <w:rPr>
          <w:rtl w:val="0"/>
        </w:rPr>
        <w:t xml:space="preserve">2. Xây dựng cấu trúc module và cấu hình Routing</w:t>
      </w:r>
    </w:p>
    <w:p w:rsidR="00000000" w:rsidDel="00000000" w:rsidP="00000000" w:rsidRDefault="00000000" w:rsidRPr="00000000" w14:paraId="00000087">
      <w:pPr>
        <w:rPr/>
      </w:pPr>
      <w:r w:rsidDel="00000000" w:rsidR="00000000" w:rsidRPr="00000000">
        <w:rPr>
          <w:rtl w:val="0"/>
        </w:rPr>
        <w:t xml:space="preserve">Sẽ có 4 module chính:</w:t>
      </w:r>
    </w:p>
    <w:p w:rsidR="00000000" w:rsidDel="00000000" w:rsidP="00000000" w:rsidRDefault="00000000" w:rsidRPr="00000000" w14:paraId="00000088">
      <w:pPr>
        <w:numPr>
          <w:ilvl w:val="0"/>
          <w:numId w:val="45"/>
        </w:numPr>
        <w:ind w:left="720" w:hanging="360"/>
        <w:rPr>
          <w:u w:val="none"/>
        </w:rPr>
      </w:pPr>
      <w:r w:rsidDel="00000000" w:rsidR="00000000" w:rsidRPr="00000000">
        <w:rPr>
          <w:rtl w:val="0"/>
        </w:rPr>
        <w:t xml:space="preserve">Auth</w:t>
      </w:r>
    </w:p>
    <w:p w:rsidR="00000000" w:rsidDel="00000000" w:rsidP="00000000" w:rsidRDefault="00000000" w:rsidRPr="00000000" w14:paraId="00000089">
      <w:pPr>
        <w:numPr>
          <w:ilvl w:val="0"/>
          <w:numId w:val="45"/>
        </w:numPr>
        <w:ind w:left="720" w:hanging="360"/>
        <w:rPr>
          <w:u w:val="none"/>
        </w:rPr>
      </w:pPr>
      <w:r w:rsidDel="00000000" w:rsidR="00000000" w:rsidRPr="00000000">
        <w:rPr>
          <w:rtl w:val="0"/>
        </w:rPr>
        <w:t xml:space="preserve">System</w:t>
      </w:r>
    </w:p>
    <w:p w:rsidR="00000000" w:rsidDel="00000000" w:rsidP="00000000" w:rsidRDefault="00000000" w:rsidRPr="00000000" w14:paraId="0000008A">
      <w:pPr>
        <w:numPr>
          <w:ilvl w:val="0"/>
          <w:numId w:val="45"/>
        </w:numPr>
        <w:ind w:left="720" w:hanging="360"/>
        <w:rPr>
          <w:u w:val="none"/>
        </w:rPr>
      </w:pPr>
      <w:r w:rsidDel="00000000" w:rsidR="00000000" w:rsidRPr="00000000">
        <w:rPr>
          <w:rtl w:val="0"/>
        </w:rPr>
        <w:t xml:space="preserve">Content</w:t>
      </w:r>
    </w:p>
    <w:p w:rsidR="00000000" w:rsidDel="00000000" w:rsidP="00000000" w:rsidRDefault="00000000" w:rsidRPr="00000000" w14:paraId="0000008B">
      <w:pPr>
        <w:numPr>
          <w:ilvl w:val="0"/>
          <w:numId w:val="45"/>
        </w:numPr>
        <w:ind w:left="720" w:hanging="360"/>
        <w:rPr>
          <w:u w:val="none"/>
        </w:rPr>
      </w:pPr>
      <w:r w:rsidDel="00000000" w:rsidR="00000000" w:rsidRPr="00000000">
        <w:rPr>
          <w:rtl w:val="0"/>
        </w:rPr>
        <w:t xml:space="preserve">Dashboard</w:t>
      </w:r>
    </w:p>
    <w:p w:rsidR="00000000" w:rsidDel="00000000" w:rsidP="00000000" w:rsidRDefault="00000000" w:rsidRPr="00000000" w14:paraId="0000008C">
      <w:pPr>
        <w:pStyle w:val="Heading3"/>
        <w:rPr/>
      </w:pPr>
      <w:bookmarkStart w:colFirst="0" w:colLast="0" w:name="_fq0bbyi93nc" w:id="31"/>
      <w:bookmarkEnd w:id="31"/>
      <w:r w:rsidDel="00000000" w:rsidR="00000000" w:rsidRPr="00000000">
        <w:rPr>
          <w:rtl w:val="0"/>
        </w:rPr>
        <w:t xml:space="preserve">3. Hoàn thiện menu và chỉnh lại khung template</w:t>
      </w:r>
    </w:p>
    <w:p w:rsidR="00000000" w:rsidDel="00000000" w:rsidP="00000000" w:rsidRDefault="00000000" w:rsidRPr="00000000" w14:paraId="0000008D">
      <w:pPr>
        <w:pStyle w:val="Heading3"/>
        <w:rPr/>
      </w:pPr>
      <w:bookmarkStart w:colFirst="0" w:colLast="0" w:name="_922ie17vxhqf" w:id="32"/>
      <w:bookmarkEnd w:id="32"/>
      <w:r w:rsidDel="00000000" w:rsidR="00000000" w:rsidRPr="00000000">
        <w:rPr>
          <w:rtl w:val="0"/>
        </w:rPr>
        <w:t xml:space="preserve">4. Authentication &amp; Authorization với API JWT Token - Phần 1</w:t>
      </w:r>
    </w:p>
    <w:p w:rsidR="00000000" w:rsidDel="00000000" w:rsidP="00000000" w:rsidRDefault="00000000" w:rsidRPr="00000000" w14:paraId="0000008E">
      <w:pPr>
        <w:numPr>
          <w:ilvl w:val="0"/>
          <w:numId w:val="43"/>
        </w:numPr>
        <w:ind w:left="720" w:hanging="360"/>
        <w:rPr>
          <w:u w:val="none"/>
        </w:rPr>
      </w:pPr>
      <w:r w:rsidDel="00000000" w:rsidR="00000000" w:rsidRPr="00000000">
        <w:rPr>
          <w:rtl w:val="0"/>
        </w:rPr>
        <w:t xml:space="preserve">Đăng nhập và generate token</w:t>
      </w:r>
    </w:p>
    <w:p w:rsidR="00000000" w:rsidDel="00000000" w:rsidP="00000000" w:rsidRDefault="00000000" w:rsidRPr="00000000" w14:paraId="0000008F">
      <w:pPr>
        <w:pStyle w:val="Heading3"/>
        <w:rPr/>
      </w:pPr>
      <w:bookmarkStart w:colFirst="0" w:colLast="0" w:name="_cbelbsmu4h71" w:id="33"/>
      <w:bookmarkEnd w:id="33"/>
      <w:r w:rsidDel="00000000" w:rsidR="00000000" w:rsidRPr="00000000">
        <w:rPr>
          <w:rtl w:val="0"/>
        </w:rPr>
        <w:t xml:space="preserve">5. Authentication &amp; Authorization với API JWT Token - Phần 2</w:t>
      </w:r>
    </w:p>
    <w:p w:rsidR="00000000" w:rsidDel="00000000" w:rsidP="00000000" w:rsidRDefault="00000000" w:rsidRPr="00000000" w14:paraId="00000090">
      <w:pPr>
        <w:numPr>
          <w:ilvl w:val="0"/>
          <w:numId w:val="30"/>
        </w:numPr>
        <w:ind w:left="720" w:hanging="360"/>
        <w:rPr>
          <w:u w:val="none"/>
        </w:rPr>
      </w:pPr>
      <w:r w:rsidDel="00000000" w:rsidR="00000000" w:rsidRPr="00000000">
        <w:rPr>
          <w:rtl w:val="0"/>
        </w:rPr>
        <w:t xml:space="preserve">Get quyền ra theo role</w:t>
      </w:r>
    </w:p>
    <w:p w:rsidR="00000000" w:rsidDel="00000000" w:rsidP="00000000" w:rsidRDefault="00000000" w:rsidRPr="00000000" w14:paraId="00000091">
      <w:pPr>
        <w:pStyle w:val="Heading3"/>
        <w:rPr/>
      </w:pPr>
      <w:bookmarkStart w:colFirst="0" w:colLast="0" w:name="_aerc8ytcau5l" w:id="34"/>
      <w:bookmarkEnd w:id="34"/>
      <w:r w:rsidDel="00000000" w:rsidR="00000000" w:rsidRPr="00000000">
        <w:rPr>
          <w:rtl w:val="0"/>
        </w:rPr>
        <w:t xml:space="preserve">6. Cấu hình generate API Client cho Angular với NSwag</w:t>
      </w:r>
    </w:p>
    <w:p w:rsidR="00000000" w:rsidDel="00000000" w:rsidP="00000000" w:rsidRDefault="00000000" w:rsidRPr="00000000" w14:paraId="00000092">
      <w:pPr>
        <w:numPr>
          <w:ilvl w:val="0"/>
          <w:numId w:val="19"/>
        </w:numPr>
        <w:ind w:left="720" w:hanging="360"/>
        <w:rPr>
          <w:b w:val="1"/>
        </w:rPr>
      </w:pPr>
      <w:hyperlink r:id="rId58">
        <w:r w:rsidDel="00000000" w:rsidR="00000000" w:rsidRPr="00000000">
          <w:rPr>
            <w:b w:val="1"/>
            <w:color w:val="1155cc"/>
            <w:u w:val="single"/>
            <w:rtl w:val="0"/>
          </w:rPr>
          <w:t xml:space="preserve">https://github.com/RicoSuter/NSwag</w:t>
        </w:r>
      </w:hyperlink>
      <w:r w:rsidDel="00000000" w:rsidR="00000000" w:rsidRPr="00000000">
        <w:rPr>
          <w:b w:val="1"/>
          <w:rtl w:val="0"/>
        </w:rPr>
        <w:t xml:space="preserve"> </w:t>
      </w:r>
    </w:p>
    <w:p w:rsidR="00000000" w:rsidDel="00000000" w:rsidP="00000000" w:rsidRDefault="00000000" w:rsidRPr="00000000" w14:paraId="00000093">
      <w:pPr>
        <w:pStyle w:val="Heading3"/>
        <w:rPr/>
      </w:pPr>
      <w:bookmarkStart w:colFirst="0" w:colLast="0" w:name="_hedmevya4406" w:id="35"/>
      <w:bookmarkEnd w:id="35"/>
      <w:r w:rsidDel="00000000" w:rsidR="00000000" w:rsidRPr="00000000">
        <w:rPr>
          <w:rtl w:val="0"/>
        </w:rPr>
        <w:t xml:space="preserve">7. Authentication &amp; Authorization với API JWT Token - Phần 3</w:t>
      </w:r>
    </w:p>
    <w:p w:rsidR="00000000" w:rsidDel="00000000" w:rsidP="00000000" w:rsidRDefault="00000000" w:rsidRPr="00000000" w14:paraId="00000094">
      <w:pPr>
        <w:numPr>
          <w:ilvl w:val="0"/>
          <w:numId w:val="41"/>
        </w:numPr>
        <w:ind w:left="720" w:hanging="360"/>
        <w:rPr>
          <w:u w:val="none"/>
        </w:rPr>
      </w:pPr>
      <w:r w:rsidDel="00000000" w:rsidR="00000000" w:rsidRPr="00000000">
        <w:rPr>
          <w:rtl w:val="0"/>
        </w:rPr>
        <w:t xml:space="preserve">Xây dựng trang login trên Angular</w:t>
      </w:r>
    </w:p>
    <w:p w:rsidR="00000000" w:rsidDel="00000000" w:rsidP="00000000" w:rsidRDefault="00000000" w:rsidRPr="00000000" w14:paraId="00000095">
      <w:pPr>
        <w:pStyle w:val="Heading3"/>
        <w:rPr/>
      </w:pPr>
      <w:bookmarkStart w:colFirst="0" w:colLast="0" w:name="_o8bk7xscym38" w:id="36"/>
      <w:bookmarkEnd w:id="36"/>
      <w:r w:rsidDel="00000000" w:rsidR="00000000" w:rsidRPr="00000000">
        <w:rPr>
          <w:rtl w:val="0"/>
        </w:rPr>
        <w:t xml:space="preserve">8. Hoàn thiện phần đăng nhập trên Angular</w:t>
      </w:r>
    </w:p>
    <w:p w:rsidR="00000000" w:rsidDel="00000000" w:rsidP="00000000" w:rsidRDefault="00000000" w:rsidRPr="00000000" w14:paraId="00000096">
      <w:pPr>
        <w:numPr>
          <w:ilvl w:val="0"/>
          <w:numId w:val="21"/>
        </w:numPr>
        <w:ind w:left="720" w:hanging="360"/>
        <w:rPr>
          <w:u w:val="none"/>
        </w:rPr>
      </w:pPr>
      <w:r w:rsidDel="00000000" w:rsidR="00000000" w:rsidRPr="00000000">
        <w:rPr>
          <w:rtl w:val="0"/>
        </w:rPr>
        <w:t xml:space="preserve">Bài này chúng ta sẽ tạo token service để lưu và sử dụng token trong Angular</w:t>
      </w:r>
    </w:p>
    <w:p w:rsidR="00000000" w:rsidDel="00000000" w:rsidP="00000000" w:rsidRDefault="00000000" w:rsidRPr="00000000" w14:paraId="00000097">
      <w:pPr>
        <w:pStyle w:val="Heading3"/>
        <w:rPr/>
      </w:pPr>
      <w:bookmarkStart w:colFirst="0" w:colLast="0" w:name="_c18q1bjnouy5" w:id="37"/>
      <w:bookmarkEnd w:id="37"/>
      <w:r w:rsidDel="00000000" w:rsidR="00000000" w:rsidRPr="00000000">
        <w:rPr>
          <w:rtl w:val="0"/>
        </w:rPr>
        <w:t xml:space="preserve">9. Thêm loading vào login và logout</w:t>
      </w:r>
    </w:p>
    <w:p w:rsidR="00000000" w:rsidDel="00000000" w:rsidP="00000000" w:rsidRDefault="00000000" w:rsidRPr="00000000" w14:paraId="00000098">
      <w:pPr>
        <w:numPr>
          <w:ilvl w:val="0"/>
          <w:numId w:val="34"/>
        </w:numPr>
        <w:ind w:left="720" w:hanging="360"/>
        <w:rPr>
          <w:u w:val="none"/>
        </w:rPr>
      </w:pPr>
      <w:r w:rsidDel="00000000" w:rsidR="00000000" w:rsidRPr="00000000">
        <w:rPr>
          <w:rtl w:val="0"/>
        </w:rPr>
        <w:t xml:space="preserve">Destroy observable</w:t>
      </w:r>
    </w:p>
    <w:p w:rsidR="00000000" w:rsidDel="00000000" w:rsidP="00000000" w:rsidRDefault="00000000" w:rsidRPr="00000000" w14:paraId="00000099">
      <w:pPr>
        <w:numPr>
          <w:ilvl w:val="0"/>
          <w:numId w:val="34"/>
        </w:numPr>
        <w:ind w:left="720" w:hanging="360"/>
        <w:rPr>
          <w:u w:val="none"/>
        </w:rPr>
      </w:pPr>
      <w:r w:rsidDel="00000000" w:rsidR="00000000" w:rsidRPr="00000000">
        <w:rPr>
          <w:rtl w:val="0"/>
        </w:rPr>
        <w:t xml:space="preserve">Thêm loading</w:t>
      </w:r>
    </w:p>
    <w:p w:rsidR="00000000" w:rsidDel="00000000" w:rsidP="00000000" w:rsidRDefault="00000000" w:rsidRPr="00000000" w14:paraId="0000009A">
      <w:pPr>
        <w:numPr>
          <w:ilvl w:val="0"/>
          <w:numId w:val="34"/>
        </w:numPr>
        <w:ind w:left="720" w:hanging="360"/>
        <w:rPr>
          <w:u w:val="none"/>
        </w:rPr>
      </w:pPr>
      <w:r w:rsidDel="00000000" w:rsidR="00000000" w:rsidRPr="00000000">
        <w:rPr>
          <w:rtl w:val="0"/>
        </w:rPr>
        <w:t xml:space="preserve">Logout</w:t>
      </w:r>
    </w:p>
    <w:p w:rsidR="00000000" w:rsidDel="00000000" w:rsidP="00000000" w:rsidRDefault="00000000" w:rsidRPr="00000000" w14:paraId="0000009B">
      <w:pPr>
        <w:pStyle w:val="Heading3"/>
        <w:rPr/>
      </w:pPr>
      <w:bookmarkStart w:colFirst="0" w:colLast="0" w:name="_x5ohurb8n631" w:id="38"/>
      <w:bookmarkEnd w:id="38"/>
      <w:r w:rsidDel="00000000" w:rsidR="00000000" w:rsidRPr="00000000">
        <w:rPr>
          <w:rtl w:val="0"/>
        </w:rPr>
        <w:t xml:space="preserve">10. Phân quyền phía Angular</w:t>
      </w:r>
    </w:p>
    <w:p w:rsidR="00000000" w:rsidDel="00000000" w:rsidP="00000000" w:rsidRDefault="00000000" w:rsidRPr="00000000" w14:paraId="0000009C">
      <w:pPr>
        <w:numPr>
          <w:ilvl w:val="0"/>
          <w:numId w:val="27"/>
        </w:numPr>
        <w:ind w:left="720" w:hanging="360"/>
        <w:rPr>
          <w:u w:val="none"/>
        </w:rPr>
      </w:pPr>
      <w:r w:rsidDel="00000000" w:rsidR="00000000" w:rsidRPr="00000000">
        <w:rPr>
          <w:rtl w:val="0"/>
        </w:rPr>
        <w:t xml:space="preserve">Phân quyền sử dụng </w:t>
      </w:r>
      <w:hyperlink r:id="rId59">
        <w:r w:rsidDel="00000000" w:rsidR="00000000" w:rsidRPr="00000000">
          <w:rPr>
            <w:color w:val="1155cc"/>
            <w:u w:val="single"/>
            <w:rtl w:val="0"/>
          </w:rPr>
          <w:t xml:space="preserve">https://angular.io/api/router/CanActivate</w:t>
        </w:r>
      </w:hyperlink>
      <w:r w:rsidDel="00000000" w:rsidR="00000000" w:rsidRPr="00000000">
        <w:rPr>
          <w:rtl w:val="0"/>
        </w:rPr>
        <w:t xml:space="preserve"> </w:t>
      </w:r>
    </w:p>
    <w:p w:rsidR="00000000" w:rsidDel="00000000" w:rsidP="00000000" w:rsidRDefault="00000000" w:rsidRPr="00000000" w14:paraId="0000009D">
      <w:pPr>
        <w:numPr>
          <w:ilvl w:val="0"/>
          <w:numId w:val="27"/>
        </w:numPr>
        <w:ind w:left="720" w:hanging="360"/>
        <w:rPr>
          <w:u w:val="none"/>
        </w:rPr>
      </w:pPr>
      <w:r w:rsidDel="00000000" w:rsidR="00000000" w:rsidRPr="00000000">
        <w:rPr>
          <w:rtl w:val="0"/>
        </w:rPr>
        <w:t xml:space="preserve">Lấy danh sách của các permissions được trả về từ Backend</w:t>
      </w:r>
    </w:p>
    <w:p w:rsidR="00000000" w:rsidDel="00000000" w:rsidP="00000000" w:rsidRDefault="00000000" w:rsidRPr="00000000" w14:paraId="0000009E">
      <w:pPr>
        <w:numPr>
          <w:ilvl w:val="0"/>
          <w:numId w:val="27"/>
        </w:numPr>
        <w:ind w:left="720" w:hanging="360"/>
        <w:rPr>
          <w:u w:val="none"/>
        </w:rPr>
      </w:pPr>
      <w:r w:rsidDel="00000000" w:rsidR="00000000" w:rsidRPr="00000000">
        <w:rPr>
          <w:rtl w:val="0"/>
        </w:rPr>
        <w:t xml:space="preserve">Ẩn hiện menu dựa trên quyền</w:t>
      </w:r>
    </w:p>
    <w:p w:rsidR="00000000" w:rsidDel="00000000" w:rsidP="00000000" w:rsidRDefault="00000000" w:rsidRPr="00000000" w14:paraId="0000009F">
      <w:pPr>
        <w:numPr>
          <w:ilvl w:val="0"/>
          <w:numId w:val="27"/>
        </w:numPr>
        <w:ind w:left="720" w:hanging="360"/>
        <w:rPr>
          <w:u w:val="none"/>
        </w:rPr>
      </w:pPr>
      <w:r w:rsidDel="00000000" w:rsidR="00000000" w:rsidRPr="00000000">
        <w:rPr>
          <w:rtl w:val="0"/>
        </w:rPr>
        <w:t xml:space="preserve">Tạo  1 guard cho phép hoặc không cho phép truy cập 1 router dựa trên quyền của user đó.</w:t>
      </w:r>
    </w:p>
    <w:p w:rsidR="00000000" w:rsidDel="00000000" w:rsidP="00000000" w:rsidRDefault="00000000" w:rsidRPr="00000000" w14:paraId="000000A0">
      <w:pPr>
        <w:pStyle w:val="Heading3"/>
        <w:rPr/>
      </w:pPr>
      <w:bookmarkStart w:colFirst="0" w:colLast="0" w:name="_8oixbhw93pu3" w:id="39"/>
      <w:bookmarkEnd w:id="39"/>
      <w:r w:rsidDel="00000000" w:rsidR="00000000" w:rsidRPr="00000000">
        <w:rPr>
          <w:rtl w:val="0"/>
        </w:rPr>
        <w:t xml:space="preserve">11. Sử dụng access token và refresh token</w:t>
      </w:r>
    </w:p>
    <w:p w:rsidR="00000000" w:rsidDel="00000000" w:rsidP="00000000" w:rsidRDefault="00000000" w:rsidRPr="00000000" w14:paraId="000000A1">
      <w:pPr>
        <w:numPr>
          <w:ilvl w:val="0"/>
          <w:numId w:val="26"/>
        </w:numPr>
        <w:ind w:left="720" w:hanging="360"/>
      </w:pPr>
      <w:r w:rsidDel="00000000" w:rsidR="00000000" w:rsidRPr="00000000">
        <w:rPr>
          <w:rtl w:val="0"/>
        </w:rPr>
        <w:t xml:space="preserve">Gán token lên API Request sử dụng Interceptor</w:t>
      </w:r>
    </w:p>
    <w:p w:rsidR="00000000" w:rsidDel="00000000" w:rsidP="00000000" w:rsidRDefault="00000000" w:rsidRPr="00000000" w14:paraId="000000A2">
      <w:pPr>
        <w:numPr>
          <w:ilvl w:val="0"/>
          <w:numId w:val="26"/>
        </w:numPr>
        <w:ind w:left="720" w:hanging="360"/>
        <w:rPr>
          <w:u w:val="none"/>
        </w:rPr>
      </w:pPr>
      <w:r w:rsidDel="00000000" w:rsidR="00000000" w:rsidRPr="00000000">
        <w:rPr>
          <w:rtl w:val="0"/>
        </w:rPr>
        <w:t xml:space="preserve">Refresh token tham khảo: </w:t>
      </w:r>
      <w:hyperlink r:id="rId60">
        <w:r w:rsidDel="00000000" w:rsidR="00000000" w:rsidRPr="00000000">
          <w:rPr>
            <w:color w:val="1155cc"/>
            <w:u w:val="single"/>
            <w:rtl w:val="0"/>
          </w:rPr>
          <w:t xml:space="preserve">https://code-maze.com/using-refresh-tokens-in-asp-net-core-authentication/</w:t>
        </w:r>
      </w:hyperlink>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p3hyv3q7vgi5" w:id="40"/>
      <w:bookmarkEnd w:id="40"/>
      <w:r w:rsidDel="00000000" w:rsidR="00000000" w:rsidRPr="00000000">
        <w:rPr>
          <w:rtl w:val="0"/>
        </w:rPr>
        <w:t xml:space="preserve">12. Quản lý quyền - Phần 1</w:t>
      </w:r>
    </w:p>
    <w:p w:rsidR="00000000" w:rsidDel="00000000" w:rsidP="00000000" w:rsidRDefault="00000000" w:rsidRPr="00000000" w14:paraId="000000A5">
      <w:pPr>
        <w:numPr>
          <w:ilvl w:val="0"/>
          <w:numId w:val="17"/>
        </w:numPr>
        <w:ind w:left="720" w:hanging="360"/>
        <w:rPr>
          <w:u w:val="none"/>
        </w:rPr>
      </w:pPr>
      <w:r w:rsidDel="00000000" w:rsidR="00000000" w:rsidRPr="00000000">
        <w:rPr>
          <w:rtl w:val="0"/>
        </w:rPr>
        <w:t xml:space="preserve">Backend API</w:t>
      </w:r>
    </w:p>
    <w:p w:rsidR="00000000" w:rsidDel="00000000" w:rsidP="00000000" w:rsidRDefault="00000000" w:rsidRPr="00000000" w14:paraId="000000A6">
      <w:pPr>
        <w:pStyle w:val="Heading3"/>
        <w:rPr/>
      </w:pPr>
      <w:bookmarkStart w:colFirst="0" w:colLast="0" w:name="_hftghzs10r0a" w:id="41"/>
      <w:bookmarkEnd w:id="41"/>
      <w:r w:rsidDel="00000000" w:rsidR="00000000" w:rsidRPr="00000000">
        <w:rPr>
          <w:rtl w:val="0"/>
        </w:rPr>
        <w:t xml:space="preserve">13. Quản lý quyền - Phần 2</w:t>
      </w:r>
    </w:p>
    <w:p w:rsidR="00000000" w:rsidDel="00000000" w:rsidP="00000000" w:rsidRDefault="00000000" w:rsidRPr="00000000" w14:paraId="000000A7">
      <w:pPr>
        <w:numPr>
          <w:ilvl w:val="0"/>
          <w:numId w:val="3"/>
        </w:numPr>
        <w:ind w:left="720" w:hanging="360"/>
        <w:rPr>
          <w:u w:val="none"/>
        </w:rPr>
      </w:pPr>
      <w:r w:rsidDel="00000000" w:rsidR="00000000" w:rsidRPr="00000000">
        <w:rPr>
          <w:rtl w:val="0"/>
        </w:rPr>
        <w:t xml:space="preserve">Frontend danh sách quyền</w:t>
      </w:r>
    </w:p>
    <w:p w:rsidR="00000000" w:rsidDel="00000000" w:rsidP="00000000" w:rsidRDefault="00000000" w:rsidRPr="00000000" w14:paraId="000000A8">
      <w:pPr>
        <w:pStyle w:val="Heading3"/>
        <w:rPr/>
      </w:pPr>
      <w:bookmarkStart w:colFirst="0" w:colLast="0" w:name="_fqrjgv1dkcad" w:id="42"/>
      <w:bookmarkEnd w:id="42"/>
      <w:r w:rsidDel="00000000" w:rsidR="00000000" w:rsidRPr="00000000">
        <w:rPr>
          <w:rtl w:val="0"/>
        </w:rPr>
        <w:t xml:space="preserve">14. Quản lý quyền - Phần 4</w:t>
      </w:r>
    </w:p>
    <w:p w:rsidR="00000000" w:rsidDel="00000000" w:rsidP="00000000" w:rsidRDefault="00000000" w:rsidRPr="00000000" w14:paraId="000000A9">
      <w:pPr>
        <w:numPr>
          <w:ilvl w:val="0"/>
          <w:numId w:val="44"/>
        </w:numPr>
        <w:ind w:left="720" w:hanging="360"/>
        <w:rPr>
          <w:u w:val="none"/>
        </w:rPr>
      </w:pPr>
      <w:r w:rsidDel="00000000" w:rsidR="00000000" w:rsidRPr="00000000">
        <w:rPr>
          <w:rtl w:val="0"/>
        </w:rPr>
        <w:t xml:space="preserve">Thêm sửa xóa quyền</w:t>
      </w:r>
    </w:p>
    <w:p w:rsidR="00000000" w:rsidDel="00000000" w:rsidP="00000000" w:rsidRDefault="00000000" w:rsidRPr="00000000" w14:paraId="000000AA">
      <w:pPr>
        <w:pStyle w:val="Heading3"/>
        <w:rPr/>
      </w:pPr>
      <w:bookmarkStart w:colFirst="0" w:colLast="0" w:name="_5nwce9mag0ax" w:id="43"/>
      <w:bookmarkEnd w:id="43"/>
      <w:r w:rsidDel="00000000" w:rsidR="00000000" w:rsidRPr="00000000">
        <w:rPr>
          <w:rtl w:val="0"/>
        </w:rPr>
        <w:t xml:space="preserve">15. Quản lý quyền - Phần 5</w:t>
      </w:r>
    </w:p>
    <w:p w:rsidR="00000000" w:rsidDel="00000000" w:rsidP="00000000" w:rsidRDefault="00000000" w:rsidRPr="00000000" w14:paraId="000000AB">
      <w:pPr>
        <w:numPr>
          <w:ilvl w:val="0"/>
          <w:numId w:val="14"/>
        </w:numPr>
        <w:ind w:left="720" w:hanging="360"/>
      </w:pPr>
      <w:r w:rsidDel="00000000" w:rsidR="00000000" w:rsidRPr="00000000">
        <w:rPr>
          <w:rtl w:val="0"/>
        </w:rPr>
        <w:t xml:space="preserve"> Phân quyền cho từng role</w:t>
      </w:r>
    </w:p>
    <w:p w:rsidR="00000000" w:rsidDel="00000000" w:rsidP="00000000" w:rsidRDefault="00000000" w:rsidRPr="00000000" w14:paraId="000000AC">
      <w:pPr>
        <w:pStyle w:val="Heading3"/>
        <w:rPr/>
      </w:pPr>
      <w:bookmarkStart w:colFirst="0" w:colLast="0" w:name="_bk7c6ilobpd4" w:id="44"/>
      <w:bookmarkEnd w:id="44"/>
      <w:r w:rsidDel="00000000" w:rsidR="00000000" w:rsidRPr="00000000">
        <w:rPr>
          <w:rtl w:val="0"/>
        </w:rPr>
        <w:t xml:space="preserve">16. Quản lý người dùng</w:t>
      </w:r>
    </w:p>
    <w:p w:rsidR="00000000" w:rsidDel="00000000" w:rsidP="00000000" w:rsidRDefault="00000000" w:rsidRPr="00000000" w14:paraId="000000AD">
      <w:pPr>
        <w:numPr>
          <w:ilvl w:val="0"/>
          <w:numId w:val="20"/>
        </w:numPr>
        <w:ind w:left="720" w:hanging="360"/>
        <w:rPr>
          <w:u w:val="none"/>
        </w:rPr>
      </w:pPr>
      <w:r w:rsidDel="00000000" w:rsidR="00000000" w:rsidRPr="00000000">
        <w:rPr>
          <w:rtl w:val="0"/>
        </w:rPr>
        <w:t xml:space="preserve">Danh sách người dùng</w:t>
      </w:r>
    </w:p>
    <w:p w:rsidR="00000000" w:rsidDel="00000000" w:rsidP="00000000" w:rsidRDefault="00000000" w:rsidRPr="00000000" w14:paraId="000000AE">
      <w:pPr>
        <w:numPr>
          <w:ilvl w:val="0"/>
          <w:numId w:val="20"/>
        </w:numPr>
        <w:ind w:left="720" w:hanging="360"/>
        <w:rPr>
          <w:u w:val="none"/>
        </w:rPr>
      </w:pPr>
      <w:r w:rsidDel="00000000" w:rsidR="00000000" w:rsidRPr="00000000">
        <w:rPr>
          <w:rtl w:val="0"/>
        </w:rPr>
        <w:t xml:space="preserve">Thêm sửa xóa người dùng</w:t>
      </w:r>
    </w:p>
    <w:p w:rsidR="00000000" w:rsidDel="00000000" w:rsidP="00000000" w:rsidRDefault="00000000" w:rsidRPr="00000000" w14:paraId="000000AF">
      <w:pPr>
        <w:numPr>
          <w:ilvl w:val="0"/>
          <w:numId w:val="20"/>
        </w:numPr>
        <w:ind w:left="720" w:hanging="360"/>
        <w:rPr>
          <w:u w:val="none"/>
        </w:rPr>
      </w:pPr>
      <w:r w:rsidDel="00000000" w:rsidR="00000000" w:rsidRPr="00000000">
        <w:rPr>
          <w:rtl w:val="0"/>
        </w:rPr>
        <w:t xml:space="preserve">Gán user vào role</w:t>
      </w:r>
    </w:p>
    <w:p w:rsidR="00000000" w:rsidDel="00000000" w:rsidP="00000000" w:rsidRDefault="00000000" w:rsidRPr="00000000" w14:paraId="000000B0">
      <w:pPr>
        <w:numPr>
          <w:ilvl w:val="0"/>
          <w:numId w:val="20"/>
        </w:numPr>
        <w:ind w:left="720" w:hanging="360"/>
        <w:rPr>
          <w:u w:val="none"/>
        </w:rPr>
      </w:pPr>
      <w:r w:rsidDel="00000000" w:rsidR="00000000" w:rsidRPr="00000000">
        <w:rPr>
          <w:rtl w:val="0"/>
        </w:rPr>
        <w:t xml:space="preserve">Đổi email</w:t>
      </w:r>
    </w:p>
    <w:p w:rsidR="00000000" w:rsidDel="00000000" w:rsidP="00000000" w:rsidRDefault="00000000" w:rsidRPr="00000000" w14:paraId="000000B1">
      <w:pPr>
        <w:numPr>
          <w:ilvl w:val="0"/>
          <w:numId w:val="20"/>
        </w:numPr>
        <w:ind w:left="720" w:hanging="360"/>
        <w:rPr>
          <w:u w:val="none"/>
        </w:rPr>
      </w:pPr>
      <w:r w:rsidDel="00000000" w:rsidR="00000000" w:rsidRPr="00000000">
        <w:rPr>
          <w:rtl w:val="0"/>
        </w:rPr>
        <w:t xml:space="preserve">Set mật khẩu</w:t>
      </w:r>
    </w:p>
    <w:p w:rsidR="00000000" w:rsidDel="00000000" w:rsidP="00000000" w:rsidRDefault="00000000" w:rsidRPr="00000000" w14:paraId="000000B2">
      <w:pPr>
        <w:pStyle w:val="Heading3"/>
        <w:rPr/>
      </w:pPr>
      <w:bookmarkStart w:colFirst="0" w:colLast="0" w:name="_z4w0ofxulnc4" w:id="45"/>
      <w:bookmarkEnd w:id="45"/>
      <w:r w:rsidDel="00000000" w:rsidR="00000000" w:rsidRPr="00000000">
        <w:rPr>
          <w:rtl w:val="0"/>
        </w:rPr>
        <w:t xml:space="preserve">17. Quản lý danh mục bài viết</w:t>
      </w:r>
    </w:p>
    <w:p w:rsidR="00000000" w:rsidDel="00000000" w:rsidP="00000000" w:rsidRDefault="00000000" w:rsidRPr="00000000" w14:paraId="000000B3">
      <w:pPr>
        <w:numPr>
          <w:ilvl w:val="0"/>
          <w:numId w:val="2"/>
        </w:numPr>
        <w:ind w:left="720" w:hanging="360"/>
        <w:rPr>
          <w:u w:val="none"/>
        </w:rPr>
      </w:pPr>
      <w:r w:rsidDel="00000000" w:rsidR="00000000" w:rsidRPr="00000000">
        <w:rPr>
          <w:rtl w:val="0"/>
        </w:rPr>
        <w:t xml:space="preserve">Tạo API Controller</w:t>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Tạo component mới, include vào content module</w:t>
      </w:r>
    </w:p>
    <w:p w:rsidR="00000000" w:rsidDel="00000000" w:rsidP="00000000" w:rsidRDefault="00000000" w:rsidRPr="00000000" w14:paraId="000000B5">
      <w:pPr>
        <w:numPr>
          <w:ilvl w:val="0"/>
          <w:numId w:val="2"/>
        </w:numPr>
        <w:ind w:left="720" w:hanging="360"/>
        <w:rPr>
          <w:u w:val="none"/>
        </w:rPr>
      </w:pPr>
      <w:r w:rsidDel="00000000" w:rsidR="00000000" w:rsidRPr="00000000">
        <w:rPr>
          <w:rtl w:val="0"/>
        </w:rPr>
        <w:t xml:space="preserve">Thêm routing</w:t>
      </w:r>
    </w:p>
    <w:p w:rsidR="00000000" w:rsidDel="00000000" w:rsidP="00000000" w:rsidRDefault="00000000" w:rsidRPr="00000000" w14:paraId="000000B6">
      <w:pPr>
        <w:numPr>
          <w:ilvl w:val="0"/>
          <w:numId w:val="2"/>
        </w:numPr>
        <w:ind w:left="720" w:hanging="360"/>
        <w:rPr>
          <w:u w:val="none"/>
        </w:rPr>
      </w:pPr>
      <w:r w:rsidDel="00000000" w:rsidR="00000000" w:rsidRPr="00000000">
        <w:rPr>
          <w:rtl w:val="0"/>
        </w:rPr>
        <w:t xml:space="preserve">thêm permission</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Generate client api</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Table: PostCategories</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Entity: PostCategory</w:t>
      </w:r>
    </w:p>
    <w:p w:rsidR="00000000" w:rsidDel="00000000" w:rsidP="00000000" w:rsidRDefault="00000000" w:rsidRPr="00000000" w14:paraId="000000BA">
      <w:pPr>
        <w:pStyle w:val="Heading3"/>
        <w:rPr/>
      </w:pPr>
      <w:bookmarkStart w:colFirst="0" w:colLast="0" w:name="_4y2tvagp4ds" w:id="46"/>
      <w:bookmarkEnd w:id="46"/>
      <w:r w:rsidDel="00000000" w:rsidR="00000000" w:rsidRPr="00000000">
        <w:rPr>
          <w:rtl w:val="0"/>
        </w:rPr>
        <w:t xml:space="preserve">18. Quản lý bài viết và series kèm quy trình duyệt</w:t>
      </w:r>
    </w:p>
    <w:p w:rsidR="00000000" w:rsidDel="00000000" w:rsidP="00000000" w:rsidRDefault="00000000" w:rsidRPr="00000000" w14:paraId="000000BB">
      <w:pPr>
        <w:numPr>
          <w:ilvl w:val="0"/>
          <w:numId w:val="42"/>
        </w:numPr>
        <w:ind w:left="720" w:hanging="360"/>
        <w:rPr/>
      </w:pPr>
      <w:r w:rsidDel="00000000" w:rsidR="00000000" w:rsidRPr="00000000">
        <w:rPr>
          <w:rtl w:val="0"/>
        </w:rPr>
        <w:t xml:space="preserve">Quản lý bài viết (kèm editor và đăng ảnh)</w:t>
      </w:r>
    </w:p>
    <w:p w:rsidR="00000000" w:rsidDel="00000000" w:rsidP="00000000" w:rsidRDefault="00000000" w:rsidRPr="00000000" w14:paraId="000000BC">
      <w:pPr>
        <w:numPr>
          <w:ilvl w:val="1"/>
          <w:numId w:val="42"/>
        </w:numPr>
        <w:ind w:left="1440" w:hanging="360"/>
      </w:pPr>
      <w:r w:rsidDel="00000000" w:rsidR="00000000" w:rsidRPr="00000000">
        <w:rPr>
          <w:rtl w:val="0"/>
        </w:rPr>
        <w:t xml:space="preserve">Xem lịch sử thay đổi trạng thái</w:t>
      </w:r>
    </w:p>
    <w:p w:rsidR="00000000" w:rsidDel="00000000" w:rsidP="00000000" w:rsidRDefault="00000000" w:rsidRPr="00000000" w14:paraId="000000BD">
      <w:pPr>
        <w:numPr>
          <w:ilvl w:val="1"/>
          <w:numId w:val="42"/>
        </w:numPr>
        <w:ind w:left="1440" w:hanging="360"/>
        <w:rPr>
          <w:u w:val="none"/>
        </w:rPr>
      </w:pPr>
      <w:r w:rsidDel="00000000" w:rsidR="00000000" w:rsidRPr="00000000">
        <w:rPr>
          <w:rtl w:val="0"/>
        </w:rPr>
        <w:t xml:space="preserve">Thêm bài viết vào series</w:t>
      </w:r>
    </w:p>
    <w:p w:rsidR="00000000" w:rsidDel="00000000" w:rsidP="00000000" w:rsidRDefault="00000000" w:rsidRPr="00000000" w14:paraId="000000BE">
      <w:pPr>
        <w:numPr>
          <w:ilvl w:val="0"/>
          <w:numId w:val="42"/>
        </w:numPr>
        <w:ind w:left="720" w:hanging="360"/>
      </w:pPr>
      <w:r w:rsidDel="00000000" w:rsidR="00000000" w:rsidRPr="00000000">
        <w:rPr>
          <w:rtl w:val="0"/>
        </w:rPr>
        <w:t xml:space="preserve">Quản lý loạt bài viết (series)</w:t>
      </w:r>
    </w:p>
    <w:p w:rsidR="00000000" w:rsidDel="00000000" w:rsidP="00000000" w:rsidRDefault="00000000" w:rsidRPr="00000000" w14:paraId="000000BF">
      <w:pPr>
        <w:numPr>
          <w:ilvl w:val="1"/>
          <w:numId w:val="42"/>
        </w:numPr>
        <w:ind w:left="1440" w:hanging="360"/>
        <w:rPr>
          <w:u w:val="none"/>
        </w:rPr>
      </w:pPr>
      <w:r w:rsidDel="00000000" w:rsidR="00000000" w:rsidRPr="00000000">
        <w:rPr>
          <w:rtl w:val="0"/>
        </w:rPr>
        <w:t xml:space="preserve">Danh sách bài viết thuộc series</w:t>
      </w:r>
    </w:p>
    <w:p w:rsidR="00000000" w:rsidDel="00000000" w:rsidP="00000000" w:rsidRDefault="00000000" w:rsidRPr="00000000" w14:paraId="000000C0">
      <w:pPr>
        <w:numPr>
          <w:ilvl w:val="0"/>
          <w:numId w:val="42"/>
        </w:numPr>
        <w:ind w:left="720" w:hanging="360"/>
        <w:rPr>
          <w:u w:val="none"/>
        </w:rPr>
      </w:pPr>
      <w:r w:rsidDel="00000000" w:rsidR="00000000" w:rsidRPr="00000000">
        <w:rPr>
          <w:rtl w:val="0"/>
        </w:rPr>
        <w:t xml:space="preserve">Quy trình duyệt bài viết: Chia ra làm người đăng và người duyệt, người có quyền đăng bài thì chỉ tạo bài viết và lưu nháp, sau đó đẩy kiểm duyệt.</w:t>
      </w:r>
    </w:p>
    <w:p w:rsidR="00000000" w:rsidDel="00000000" w:rsidP="00000000" w:rsidRDefault="00000000" w:rsidRPr="00000000" w14:paraId="000000C1">
      <w:pPr>
        <w:numPr>
          <w:ilvl w:val="0"/>
          <w:numId w:val="42"/>
        </w:numPr>
        <w:ind w:left="720" w:hanging="360"/>
        <w:rPr>
          <w:u w:val="none"/>
        </w:rPr>
      </w:pPr>
      <w:r w:rsidDel="00000000" w:rsidR="00000000" w:rsidRPr="00000000">
        <w:rPr>
          <w:rtl w:val="0"/>
        </w:rPr>
        <w:t xml:space="preserve">Người kiểm duyệt sẽ có quyền Approve và được đăng bài hoặc trả lại với 1 comment.</w:t>
      </w:r>
    </w:p>
    <w:p w:rsidR="00000000" w:rsidDel="00000000" w:rsidP="00000000" w:rsidRDefault="00000000" w:rsidRPr="00000000" w14:paraId="000000C2">
      <w:pPr>
        <w:numPr>
          <w:ilvl w:val="0"/>
          <w:numId w:val="42"/>
        </w:numPr>
        <w:ind w:left="720" w:hanging="360"/>
        <w:rPr>
          <w:u w:val="none"/>
        </w:rPr>
      </w:pPr>
      <w:r w:rsidDel="00000000" w:rsidR="00000000" w:rsidRPr="00000000">
        <w:rPr>
          <w:rtl w:val="0"/>
        </w:rPr>
        <w:t xml:space="preserve">Các bài ở trạng thái nháp sẽ chỉ người tạo mới thấy</w:t>
      </w:r>
    </w:p>
    <w:p w:rsidR="00000000" w:rsidDel="00000000" w:rsidP="00000000" w:rsidRDefault="00000000" w:rsidRPr="00000000" w14:paraId="000000C3">
      <w:pPr>
        <w:pStyle w:val="Heading3"/>
        <w:rPr/>
      </w:pPr>
      <w:bookmarkStart w:colFirst="0" w:colLast="0" w:name="_ucv3gjipn62g" w:id="47"/>
      <w:bookmarkEnd w:id="47"/>
      <w:r w:rsidDel="00000000" w:rsidR="00000000" w:rsidRPr="00000000">
        <w:rPr>
          <w:rtl w:val="0"/>
        </w:rPr>
        <w:t xml:space="preserve">19. Quản lý nhuận bút</w:t>
      </w:r>
    </w:p>
    <w:p w:rsidR="00000000" w:rsidDel="00000000" w:rsidP="00000000" w:rsidRDefault="00000000" w:rsidRPr="00000000" w14:paraId="000000C4">
      <w:pPr>
        <w:rPr/>
      </w:pPr>
      <w:r w:rsidDel="00000000" w:rsidR="00000000" w:rsidRPr="00000000">
        <w:rPr>
          <w:rtl w:val="0"/>
        </w:rPr>
        <w:t xml:space="preserve">Technology</w:t>
      </w:r>
    </w:p>
    <w:p w:rsidR="00000000" w:rsidDel="00000000" w:rsidP="00000000" w:rsidRDefault="00000000" w:rsidRPr="00000000" w14:paraId="000000C5">
      <w:pPr>
        <w:numPr>
          <w:ilvl w:val="0"/>
          <w:numId w:val="24"/>
        </w:numPr>
        <w:ind w:left="720" w:hanging="360"/>
        <w:rPr>
          <w:u w:val="none"/>
        </w:rPr>
      </w:pPr>
      <w:r w:rsidDel="00000000" w:rsidR="00000000" w:rsidRPr="00000000">
        <w:rPr>
          <w:rtl w:val="0"/>
        </w:rPr>
        <w:t xml:space="preserve">Sử dụng Dapper để dùng Raw SQL truy vấn database</w:t>
      </w:r>
    </w:p>
    <w:p w:rsidR="00000000" w:rsidDel="00000000" w:rsidP="00000000" w:rsidRDefault="00000000" w:rsidRPr="00000000" w14:paraId="000000C6">
      <w:pPr>
        <w:rPr/>
      </w:pPr>
      <w:r w:rsidDel="00000000" w:rsidR="00000000" w:rsidRPr="00000000">
        <w:rPr>
          <w:rtl w:val="0"/>
        </w:rPr>
        <w:t xml:space="preserve">Backend</w:t>
      </w:r>
    </w:p>
    <w:p w:rsidR="00000000" w:rsidDel="00000000" w:rsidP="00000000" w:rsidRDefault="00000000" w:rsidRPr="00000000" w14:paraId="000000C7">
      <w:pPr>
        <w:numPr>
          <w:ilvl w:val="0"/>
          <w:numId w:val="12"/>
        </w:numPr>
        <w:ind w:left="720" w:hanging="360"/>
        <w:rPr>
          <w:u w:val="none"/>
        </w:rPr>
      </w:pPr>
      <w:r w:rsidDel="00000000" w:rsidR="00000000" w:rsidRPr="00000000">
        <w:rPr>
          <w:rtl w:val="0"/>
        </w:rPr>
        <w:t xml:space="preserve">Thêm trường Balance vào user để ghi nhận số dư của user</w:t>
      </w:r>
    </w:p>
    <w:p w:rsidR="00000000" w:rsidDel="00000000" w:rsidP="00000000" w:rsidRDefault="00000000" w:rsidRPr="00000000" w14:paraId="000000C8">
      <w:pPr>
        <w:numPr>
          <w:ilvl w:val="0"/>
          <w:numId w:val="12"/>
        </w:numPr>
        <w:ind w:left="720" w:hanging="360"/>
        <w:rPr>
          <w:u w:val="none"/>
        </w:rPr>
      </w:pPr>
      <w:r w:rsidDel="00000000" w:rsidR="00000000" w:rsidRPr="00000000">
        <w:rPr>
          <w:rtl w:val="0"/>
        </w:rPr>
        <w:t xml:space="preserve">Thêm trường LoyaltyAmountPerPost vào User để ghi nhận số tiền nhuận bút của user đó khi bài được đăng</w:t>
      </w:r>
    </w:p>
    <w:p w:rsidR="00000000" w:rsidDel="00000000" w:rsidP="00000000" w:rsidRDefault="00000000" w:rsidRPr="00000000" w14:paraId="000000C9">
      <w:pPr>
        <w:numPr>
          <w:ilvl w:val="0"/>
          <w:numId w:val="12"/>
        </w:numPr>
        <w:ind w:left="720" w:hanging="360"/>
        <w:rPr>
          <w:u w:val="none"/>
        </w:rPr>
      </w:pPr>
      <w:r w:rsidDel="00000000" w:rsidR="00000000" w:rsidRPr="00000000">
        <w:rPr>
          <w:rtl w:val="0"/>
        </w:rPr>
        <w:t xml:space="preserve">Thêm trường PaidDate vào Posts để ghi nhận ngày thanh toán</w:t>
      </w:r>
    </w:p>
    <w:p w:rsidR="00000000" w:rsidDel="00000000" w:rsidP="00000000" w:rsidRDefault="00000000" w:rsidRPr="00000000" w14:paraId="000000CA">
      <w:pPr>
        <w:numPr>
          <w:ilvl w:val="0"/>
          <w:numId w:val="12"/>
        </w:numPr>
        <w:ind w:left="720" w:hanging="360"/>
        <w:rPr>
          <w:u w:val="none"/>
        </w:rPr>
      </w:pPr>
      <w:r w:rsidDel="00000000" w:rsidR="00000000" w:rsidRPr="00000000">
        <w:rPr>
          <w:rtl w:val="0"/>
        </w:rPr>
        <w:t xml:space="preserve">Thêm bảng Transactions để ghi nhận lịch sử giao dịch</w:t>
      </w:r>
    </w:p>
    <w:p w:rsidR="00000000" w:rsidDel="00000000" w:rsidP="00000000" w:rsidRDefault="00000000" w:rsidRPr="00000000" w14:paraId="000000CB">
      <w:pPr>
        <w:numPr>
          <w:ilvl w:val="0"/>
          <w:numId w:val="12"/>
        </w:numPr>
        <w:ind w:left="720" w:hanging="360"/>
        <w:rPr>
          <w:u w:val="none"/>
        </w:rPr>
      </w:pPr>
      <w:r w:rsidDel="00000000" w:rsidR="00000000" w:rsidRPr="00000000">
        <w:rPr>
          <w:rtl w:val="0"/>
        </w:rPr>
        <w:t xml:space="preserve">Thêm LoyaltyService để làm các công việc get report và thanh toán</w:t>
      </w:r>
    </w:p>
    <w:p w:rsidR="00000000" w:rsidDel="00000000" w:rsidP="00000000" w:rsidRDefault="00000000" w:rsidRPr="00000000" w14:paraId="000000CC">
      <w:pPr>
        <w:rPr/>
      </w:pPr>
      <w:r w:rsidDel="00000000" w:rsidR="00000000" w:rsidRPr="00000000">
        <w:rPr>
          <w:rtl w:val="0"/>
        </w:rPr>
        <w:t xml:space="preserve">Frontend:</w:t>
      </w:r>
    </w:p>
    <w:p w:rsidR="00000000" w:rsidDel="00000000" w:rsidP="00000000" w:rsidRDefault="00000000" w:rsidRPr="00000000" w14:paraId="000000CD">
      <w:pPr>
        <w:numPr>
          <w:ilvl w:val="0"/>
          <w:numId w:val="10"/>
        </w:numPr>
        <w:ind w:left="720" w:hanging="360"/>
        <w:rPr>
          <w:u w:val="none"/>
        </w:rPr>
      </w:pPr>
      <w:r w:rsidDel="00000000" w:rsidR="00000000" w:rsidRPr="00000000">
        <w:rPr>
          <w:rtl w:val="0"/>
        </w:rPr>
        <w:t xml:space="preserve">Thêm màn hình lấy ra nhuận bút theo từng user, tìm kiếm theo thời gian và username</w:t>
      </w:r>
    </w:p>
    <w:p w:rsidR="00000000" w:rsidDel="00000000" w:rsidP="00000000" w:rsidRDefault="00000000" w:rsidRPr="00000000" w14:paraId="000000CE">
      <w:pPr>
        <w:numPr>
          <w:ilvl w:val="0"/>
          <w:numId w:val="10"/>
        </w:numPr>
        <w:ind w:left="720" w:hanging="360"/>
        <w:rPr>
          <w:u w:val="none"/>
        </w:rPr>
      </w:pPr>
      <w:r w:rsidDel="00000000" w:rsidR="00000000" w:rsidRPr="00000000">
        <w:rPr>
          <w:rtl w:val="0"/>
        </w:rPr>
        <w:t xml:space="preserve">Thêm màn hình lấy ra nhuận bút theo từng tháng của tất cả user, có tìm kiếm</w:t>
      </w:r>
    </w:p>
    <w:p w:rsidR="00000000" w:rsidDel="00000000" w:rsidP="00000000" w:rsidRDefault="00000000" w:rsidRPr="00000000" w14:paraId="000000CF">
      <w:pPr>
        <w:numPr>
          <w:ilvl w:val="0"/>
          <w:numId w:val="10"/>
        </w:numPr>
        <w:ind w:left="720" w:hanging="360"/>
        <w:rPr>
          <w:u w:val="none"/>
        </w:rPr>
      </w:pPr>
      <w:r w:rsidDel="00000000" w:rsidR="00000000" w:rsidRPr="00000000">
        <w:rPr>
          <w:rtl w:val="0"/>
        </w:rPr>
        <w:t xml:space="preserve">Thêm màn hình lịch sử giao dịch</w:t>
      </w:r>
    </w:p>
    <w:p w:rsidR="00000000" w:rsidDel="00000000" w:rsidP="00000000" w:rsidRDefault="00000000" w:rsidRPr="00000000" w14:paraId="000000D0">
      <w:pPr>
        <w:numPr>
          <w:ilvl w:val="0"/>
          <w:numId w:val="10"/>
        </w:numPr>
        <w:ind w:left="720" w:hanging="360"/>
        <w:rPr>
          <w:u w:val="none"/>
        </w:rPr>
      </w:pPr>
      <w:r w:rsidDel="00000000" w:rsidR="00000000" w:rsidRPr="00000000">
        <w:rPr>
          <w:rtl w:val="0"/>
        </w:rPr>
        <w:t xml:space="preserve">Thêm trường số tiền trên bài viết cho form tạo mới/ cập nhật user</w:t>
      </w:r>
    </w:p>
    <w:p w:rsidR="00000000" w:rsidDel="00000000" w:rsidP="00000000" w:rsidRDefault="00000000" w:rsidRPr="00000000" w14:paraId="000000D1">
      <w:pPr>
        <w:numPr>
          <w:ilvl w:val="0"/>
          <w:numId w:val="10"/>
        </w:numPr>
        <w:ind w:left="720" w:hanging="360"/>
        <w:rPr>
          <w:u w:val="none"/>
        </w:rPr>
      </w:pPr>
      <w:r w:rsidDel="00000000" w:rsidR="00000000" w:rsidRPr="00000000">
        <w:rPr>
          <w:rtl w:val="0"/>
        </w:rPr>
        <w:t xml:space="preserve">Thêm trường Thanh toán trên danh sách bài viết</w:t>
      </w:r>
    </w:p>
    <w:p w:rsidR="00000000" w:rsidDel="00000000" w:rsidP="00000000" w:rsidRDefault="00000000" w:rsidRPr="00000000" w14:paraId="000000D2">
      <w:pPr>
        <w:pStyle w:val="Heading3"/>
        <w:rPr/>
      </w:pPr>
      <w:bookmarkStart w:colFirst="0" w:colLast="0" w:name="_ae2pmutpesib" w:id="48"/>
      <w:bookmarkEnd w:id="48"/>
      <w:r w:rsidDel="00000000" w:rsidR="00000000" w:rsidRPr="00000000">
        <w:rPr>
          <w:rtl w:val="0"/>
        </w:rPr>
        <w:t xml:space="preserve">20. Fix một số bugs tồn tại</w:t>
      </w:r>
    </w:p>
    <w:p w:rsidR="00000000" w:rsidDel="00000000" w:rsidP="00000000" w:rsidRDefault="00000000" w:rsidRPr="00000000" w14:paraId="000000D3">
      <w:pPr>
        <w:numPr>
          <w:ilvl w:val="0"/>
          <w:numId w:val="49"/>
        </w:numPr>
        <w:ind w:left="720" w:hanging="360"/>
        <w:rPr>
          <w:u w:val="none"/>
        </w:rPr>
      </w:pPr>
      <w:r w:rsidDel="00000000" w:rsidR="00000000" w:rsidRPr="00000000">
        <w:rPr>
          <w:rtl w:val="0"/>
        </w:rPr>
        <w:t xml:space="preserve">Không cho xóa series, post category khi chứa bài viết</w:t>
      </w:r>
    </w:p>
    <w:p w:rsidR="00000000" w:rsidDel="00000000" w:rsidP="00000000" w:rsidRDefault="00000000" w:rsidRPr="00000000" w14:paraId="000000D4">
      <w:pPr>
        <w:numPr>
          <w:ilvl w:val="0"/>
          <w:numId w:val="49"/>
        </w:numPr>
        <w:ind w:left="720" w:hanging="360"/>
        <w:rPr>
          <w:u w:val="none"/>
        </w:rPr>
      </w:pPr>
      <w:r w:rsidDel="00000000" w:rsidR="00000000" w:rsidRPr="00000000">
        <w:rPr>
          <w:rtl w:val="0"/>
        </w:rPr>
        <w:t xml:space="preserve">Xóa role từ user bị lỗi</w:t>
      </w:r>
    </w:p>
    <w:p w:rsidR="00000000" w:rsidDel="00000000" w:rsidP="00000000" w:rsidRDefault="00000000" w:rsidRPr="00000000" w14:paraId="000000D5">
      <w:pPr>
        <w:numPr>
          <w:ilvl w:val="0"/>
          <w:numId w:val="49"/>
        </w:numPr>
        <w:ind w:left="720" w:hanging="360"/>
        <w:rPr>
          <w:u w:val="none"/>
        </w:rPr>
      </w:pPr>
      <w:r w:rsidDel="00000000" w:rsidR="00000000" w:rsidRPr="00000000">
        <w:rPr>
          <w:rtl w:val="0"/>
        </w:rPr>
        <w:t xml:space="preserve">Tạo user mới không đăng nhập được</w:t>
      </w:r>
    </w:p>
    <w:p w:rsidR="00000000" w:rsidDel="00000000" w:rsidP="00000000" w:rsidRDefault="00000000" w:rsidRPr="00000000" w14:paraId="000000D6">
      <w:pPr>
        <w:numPr>
          <w:ilvl w:val="0"/>
          <w:numId w:val="49"/>
        </w:numPr>
        <w:ind w:left="720" w:hanging="360"/>
        <w:rPr>
          <w:u w:val="none"/>
        </w:rPr>
      </w:pPr>
      <w:r w:rsidDel="00000000" w:rsidR="00000000" w:rsidRPr="00000000">
        <w:rPr>
          <w:rtl w:val="0"/>
        </w:rPr>
        <w:t xml:space="preserve">Phân trang các màn hình list</w:t>
      </w:r>
    </w:p>
    <w:p w:rsidR="00000000" w:rsidDel="00000000" w:rsidP="00000000" w:rsidRDefault="00000000" w:rsidRPr="00000000" w14:paraId="000000D7">
      <w:pPr>
        <w:numPr>
          <w:ilvl w:val="0"/>
          <w:numId w:val="49"/>
        </w:numPr>
        <w:ind w:left="720" w:hanging="360"/>
        <w:rPr>
          <w:ins w:author="Duy Phạm Xuân N04_08" w:id="5" w:date="2023-11-26T11:27:04Z"/>
          <w:u w:val="none"/>
        </w:rPr>
      </w:pPr>
      <w:r w:rsidDel="00000000" w:rsidR="00000000" w:rsidRPr="00000000">
        <w:rPr>
          <w:rtl w:val="0"/>
        </w:rPr>
        <w:t xml:space="preserve">Lỗi xóa category</w:t>
      </w:r>
      <w:ins w:author="Duy Phạm Xuân N04_08" w:id="5" w:date="2023-11-26T11:27:04Z">
        <w:r w:rsidDel="00000000" w:rsidR="00000000" w:rsidRPr="00000000">
          <w:rPr>
            <w:rtl w:val="0"/>
          </w:rPr>
        </w:r>
      </w:ins>
    </w:p>
    <w:p w:rsidR="00000000" w:rsidDel="00000000" w:rsidP="00000000" w:rsidRDefault="00000000" w:rsidRPr="00000000" w14:paraId="000000D8">
      <w:pPr>
        <w:numPr>
          <w:ilvl w:val="0"/>
          <w:numId w:val="49"/>
        </w:numPr>
        <w:ind w:left="720" w:hanging="360"/>
        <w:rPr>
          <w:ins w:author="Duy Phạm Xuân N04_08" w:id="5" w:date="2023-11-26T11:27:04Z"/>
          <w:u w:val="none"/>
        </w:rPr>
      </w:pPr>
      <w:ins w:author="Duy Phạm Xuân N04_08" w:id="5" w:date="2023-11-26T11:27:04Z">
        <w:r w:rsidDel="00000000" w:rsidR="00000000" w:rsidRPr="00000000">
          <w:rPr>
            <w:rtl w:val="0"/>
          </w:rPr>
          <w:t xml:space="preserve">Tạo loạt bài mà không check vào checkbo Kích hoạt thì báo lỗi</w:t>
        </w:r>
      </w:ins>
    </w:p>
    <w:p w:rsidR="00000000" w:rsidDel="00000000" w:rsidP="00000000" w:rsidRDefault="00000000" w:rsidRPr="00000000" w14:paraId="000000D9">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Tham khảo:</w:t>
      </w:r>
    </w:p>
    <w:p w:rsidR="00000000" w:rsidDel="00000000" w:rsidP="00000000" w:rsidRDefault="00000000" w:rsidRPr="00000000" w14:paraId="000000DB">
      <w:pPr>
        <w:rPr/>
      </w:pPr>
      <w:r w:rsidDel="00000000" w:rsidR="00000000" w:rsidRPr="00000000">
        <w:rPr>
          <w:rtl w:val="0"/>
        </w:rPr>
        <w:t xml:space="preserve">Pull request: </w:t>
      </w:r>
      <w:hyperlink r:id="rId61">
        <w:r w:rsidDel="00000000" w:rsidR="00000000" w:rsidRPr="00000000">
          <w:rPr>
            <w:color w:val="1155cc"/>
            <w:u w:val="single"/>
            <w:rtl w:val="0"/>
          </w:rPr>
          <w:t xml:space="preserve">https://github.com/teduinternational/tedu-blog/pull/2/files</w:t>
        </w:r>
      </w:hyperlink>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Fix bug refresh token: </w:t>
      </w:r>
      <w:hyperlink r:id="rId62">
        <w:r w:rsidDel="00000000" w:rsidR="00000000" w:rsidRPr="00000000">
          <w:rPr>
            <w:color w:val="1155cc"/>
            <w:u w:val="single"/>
            <w:rtl w:val="0"/>
          </w:rPr>
          <w:t xml:space="preserve">https://github.com/teduinternational/tedu-blog/pull/3</w:t>
        </w:r>
      </w:hyperlink>
      <w:r w:rsidDel="00000000" w:rsidR="00000000" w:rsidRPr="00000000">
        <w:rPr>
          <w:rtl w:val="0"/>
        </w:rPr>
        <w:t xml:space="preserve"> </w:t>
      </w:r>
    </w:p>
    <w:p w:rsidR="00000000" w:rsidDel="00000000" w:rsidP="00000000" w:rsidRDefault="00000000" w:rsidRPr="00000000" w14:paraId="000000DD">
      <w:pPr>
        <w:pStyle w:val="Heading2"/>
        <w:rPr/>
      </w:pPr>
      <w:bookmarkStart w:colFirst="0" w:colLast="0" w:name="_v0ie7kxjubjx" w:id="49"/>
      <w:bookmarkEnd w:id="49"/>
      <w:r w:rsidDel="00000000" w:rsidR="00000000" w:rsidRPr="00000000">
        <w:rPr>
          <w:rtl w:val="0"/>
        </w:rPr>
        <w:t xml:space="preserve">Chương 4: Xây dựng phần Web cho người dùng</w:t>
      </w:r>
    </w:p>
    <w:p w:rsidR="00000000" w:rsidDel="00000000" w:rsidP="00000000" w:rsidRDefault="00000000" w:rsidRPr="00000000" w14:paraId="000000DE">
      <w:pPr>
        <w:pStyle w:val="Heading3"/>
        <w:ind w:left="0" w:firstLine="0"/>
        <w:rPr/>
      </w:pPr>
      <w:bookmarkStart w:colFirst="0" w:colLast="0" w:name="_w534queibbr8" w:id="50"/>
      <w:bookmarkEnd w:id="50"/>
      <w:r w:rsidDel="00000000" w:rsidR="00000000" w:rsidRPr="00000000">
        <w:rPr>
          <w:rtl w:val="0"/>
        </w:rPr>
        <w:t xml:space="preserve">1. Ghép giao diện HTML (Clean Blog)</w:t>
      </w:r>
    </w:p>
    <w:p w:rsidR="00000000" w:rsidDel="00000000" w:rsidP="00000000" w:rsidRDefault="00000000" w:rsidRPr="00000000" w14:paraId="000000DF">
      <w:pPr>
        <w:numPr>
          <w:ilvl w:val="0"/>
          <w:numId w:val="48"/>
        </w:numPr>
        <w:ind w:left="720" w:hanging="360"/>
        <w:rPr>
          <w:u w:val="none"/>
        </w:rPr>
      </w:pPr>
      <w:r w:rsidDel="00000000" w:rsidR="00000000" w:rsidRPr="00000000">
        <w:rPr>
          <w:rtl w:val="0"/>
        </w:rPr>
        <w:t xml:space="preserve">Giao diện: </w:t>
      </w:r>
      <w:hyperlink r:id="rId63">
        <w:r w:rsidDel="00000000" w:rsidR="00000000" w:rsidRPr="00000000">
          <w:rPr>
            <w:color w:val="1155cc"/>
            <w:u w:val="single"/>
            <w:rtl w:val="0"/>
          </w:rPr>
          <w:t xml:space="preserve">https://startbootstrap.com/theme/clean-blog</w:t>
        </w:r>
      </w:hyperlink>
      <w:r w:rsidDel="00000000" w:rsidR="00000000" w:rsidRPr="00000000">
        <w:rPr>
          <w:rtl w:val="0"/>
        </w:rPr>
      </w:r>
    </w:p>
    <w:p w:rsidR="00000000" w:rsidDel="00000000" w:rsidP="00000000" w:rsidRDefault="00000000" w:rsidRPr="00000000" w14:paraId="000000E0">
      <w:pPr>
        <w:numPr>
          <w:ilvl w:val="0"/>
          <w:numId w:val="48"/>
        </w:numPr>
        <w:ind w:left="720" w:hanging="360"/>
        <w:rPr>
          <w:u w:val="none"/>
        </w:rPr>
      </w:pPr>
      <w:r w:rsidDel="00000000" w:rsidR="00000000" w:rsidRPr="00000000">
        <w:rPr>
          <w:rtl w:val="0"/>
        </w:rPr>
        <w:t xml:space="preserve">Tạo ứng dụng ASP.NET Core Web App (Model - View - Controller)</w:t>
      </w:r>
    </w:p>
    <w:p w:rsidR="00000000" w:rsidDel="00000000" w:rsidP="00000000" w:rsidRDefault="00000000" w:rsidRPr="00000000" w14:paraId="000000E1">
      <w:pPr>
        <w:rPr/>
      </w:pPr>
      <w:r w:rsidDel="00000000" w:rsidR="00000000" w:rsidRPr="00000000">
        <w:rPr/>
        <w:drawing>
          <wp:inline distB="114300" distT="114300" distL="114300" distR="114300">
            <wp:extent cx="5731200" cy="3784600"/>
            <wp:effectExtent b="0" l="0" r="0" t="0"/>
            <wp:docPr id="20"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ind w:left="0" w:firstLine="0"/>
        <w:rPr/>
      </w:pPr>
      <w:bookmarkStart w:colFirst="0" w:colLast="0" w:name="_4mcb6nhyo6b6" w:id="51"/>
      <w:bookmarkEnd w:id="51"/>
      <w:r w:rsidDel="00000000" w:rsidR="00000000" w:rsidRPr="00000000">
        <w:rPr>
          <w:rtl w:val="0"/>
        </w:rPr>
        <w:t xml:space="preserve">2. Xây dựng các thư viện dùng chung</w:t>
      </w:r>
    </w:p>
    <w:p w:rsidR="00000000" w:rsidDel="00000000" w:rsidP="00000000" w:rsidRDefault="00000000" w:rsidRPr="00000000" w14:paraId="000000E3">
      <w:pPr>
        <w:numPr>
          <w:ilvl w:val="0"/>
          <w:numId w:val="31"/>
        </w:numPr>
        <w:ind w:left="720" w:hanging="360"/>
        <w:rPr>
          <w:u w:val="none"/>
        </w:rPr>
      </w:pPr>
      <w:r w:rsidDel="00000000" w:rsidR="00000000" w:rsidRPr="00000000">
        <w:rPr>
          <w:rtl w:val="0"/>
        </w:rPr>
        <w:t xml:space="preserve">Sử dụng các thành phần dùng chung như ParitalView và ViewComponent trong ASP.NET Core</w:t>
      </w:r>
    </w:p>
    <w:p w:rsidR="00000000" w:rsidDel="00000000" w:rsidP="00000000" w:rsidRDefault="00000000" w:rsidRPr="00000000" w14:paraId="000000E4">
      <w:pPr>
        <w:numPr>
          <w:ilvl w:val="0"/>
          <w:numId w:val="31"/>
        </w:numPr>
        <w:ind w:left="720" w:hanging="360"/>
        <w:rPr>
          <w:u w:val="none"/>
        </w:rPr>
      </w:pPr>
      <w:r w:rsidDel="00000000" w:rsidR="00000000" w:rsidRPr="00000000">
        <w:rPr>
          <w:rtl w:val="0"/>
        </w:rPr>
        <w:t xml:space="preserve">Cấu hình kết nối database sử dụng Entity Framework Core</w:t>
      </w:r>
    </w:p>
    <w:p w:rsidR="00000000" w:rsidDel="00000000" w:rsidP="00000000" w:rsidRDefault="00000000" w:rsidRPr="00000000" w14:paraId="000000E5">
      <w:pPr>
        <w:numPr>
          <w:ilvl w:val="0"/>
          <w:numId w:val="31"/>
        </w:numPr>
        <w:ind w:left="720" w:hanging="360"/>
        <w:rPr>
          <w:u w:val="none"/>
        </w:rPr>
      </w:pPr>
      <w:r w:rsidDel="00000000" w:rsidR="00000000" w:rsidRPr="00000000">
        <w:rPr>
          <w:rtl w:val="0"/>
        </w:rPr>
        <w:t xml:space="preserve">Cấu hình System config</w:t>
      </w:r>
    </w:p>
    <w:p w:rsidR="00000000" w:rsidDel="00000000" w:rsidP="00000000" w:rsidRDefault="00000000" w:rsidRPr="00000000" w14:paraId="000000E6">
      <w:pPr>
        <w:numPr>
          <w:ilvl w:val="0"/>
          <w:numId w:val="31"/>
        </w:numPr>
        <w:ind w:left="720" w:hanging="360"/>
        <w:rPr>
          <w:u w:val="none"/>
        </w:rPr>
      </w:pPr>
      <w:r w:rsidDel="00000000" w:rsidR="00000000" w:rsidRPr="00000000">
        <w:rPr>
          <w:rtl w:val="0"/>
        </w:rPr>
        <w:t xml:space="preserve">Cấu hình User Claim Factory</w:t>
      </w:r>
    </w:p>
    <w:p w:rsidR="00000000" w:rsidDel="00000000" w:rsidP="00000000" w:rsidRDefault="00000000" w:rsidRPr="00000000" w14:paraId="000000E7">
      <w:pPr>
        <w:numPr>
          <w:ilvl w:val="0"/>
          <w:numId w:val="31"/>
        </w:numPr>
        <w:ind w:left="720" w:hanging="360"/>
        <w:rPr>
          <w:u w:val="none"/>
        </w:rPr>
      </w:pPr>
      <w:r w:rsidDel="00000000" w:rsidR="00000000" w:rsidRPr="00000000">
        <w:rPr>
          <w:rtl w:val="0"/>
        </w:rPr>
        <w:t xml:space="preserve">Cấu hình sử dụng nhiều file appsettings.json theo từng môi trường.</w:t>
      </w:r>
    </w:p>
    <w:p w:rsidR="00000000" w:rsidDel="00000000" w:rsidP="00000000" w:rsidRDefault="00000000" w:rsidRPr="00000000" w14:paraId="000000E8">
      <w:pPr>
        <w:pStyle w:val="Heading3"/>
        <w:rPr/>
      </w:pPr>
      <w:bookmarkStart w:colFirst="0" w:colLast="0" w:name="_794zi367kedt" w:id="52"/>
      <w:bookmarkEnd w:id="52"/>
      <w:r w:rsidDel="00000000" w:rsidR="00000000" w:rsidRPr="00000000">
        <w:rPr>
          <w:rtl w:val="0"/>
        </w:rPr>
        <w:t xml:space="preserve">3. Nâng cấp hệ thống lên .NET 8.0 (bản chính thức)</w:t>
      </w:r>
    </w:p>
    <w:p w:rsidR="00000000" w:rsidDel="00000000" w:rsidP="00000000" w:rsidRDefault="00000000" w:rsidRPr="00000000" w14:paraId="000000E9">
      <w:pPr>
        <w:numPr>
          <w:ilvl w:val="0"/>
          <w:numId w:val="40"/>
        </w:numPr>
        <w:ind w:left="720" w:hanging="360"/>
        <w:rPr>
          <w:u w:val="none"/>
        </w:rPr>
      </w:pPr>
      <w:r w:rsidDel="00000000" w:rsidR="00000000" w:rsidRPr="00000000">
        <w:rPr>
          <w:rtl w:val="0"/>
        </w:rPr>
        <w:t xml:space="preserve">Cài đặt .NET 8.0 SDK: </w:t>
      </w:r>
      <w:hyperlink r:id="rId65">
        <w:r w:rsidDel="00000000" w:rsidR="00000000" w:rsidRPr="00000000">
          <w:rPr>
            <w:color w:val="1155cc"/>
            <w:u w:val="single"/>
            <w:rtl w:val="0"/>
          </w:rPr>
          <w:t xml:space="preserve">https://dotnet.microsoft.com/en-us/download/dotnet/8.0</w:t>
        </w:r>
      </w:hyperlink>
      <w:r w:rsidDel="00000000" w:rsidR="00000000" w:rsidRPr="00000000">
        <w:rPr>
          <w:rtl w:val="0"/>
        </w:rPr>
      </w:r>
    </w:p>
    <w:p w:rsidR="00000000" w:rsidDel="00000000" w:rsidP="00000000" w:rsidRDefault="00000000" w:rsidRPr="00000000" w14:paraId="000000EA">
      <w:pPr>
        <w:numPr>
          <w:ilvl w:val="0"/>
          <w:numId w:val="40"/>
        </w:numPr>
        <w:ind w:left="720" w:hanging="360"/>
        <w:rPr>
          <w:u w:val="none"/>
        </w:rPr>
      </w:pPr>
      <w:r w:rsidDel="00000000" w:rsidR="00000000" w:rsidRPr="00000000">
        <w:rPr>
          <w:rFonts w:ascii="Arial Unicode MS" w:cs="Arial Unicode MS" w:eastAsia="Arial Unicode MS" w:hAnsi="Arial Unicode MS"/>
          <w:rtl w:val="0"/>
        </w:rPr>
        <w:t xml:space="preserve">Upgrade Visual Studio lên 17.8 → Helps → Check Updates</w:t>
      </w:r>
      <w:r w:rsidDel="00000000" w:rsidR="00000000" w:rsidRPr="00000000">
        <w:rPr>
          <w:rtl w:val="0"/>
        </w:rPr>
      </w:r>
    </w:p>
    <w:p w:rsidR="00000000" w:rsidDel="00000000" w:rsidP="00000000" w:rsidRDefault="00000000" w:rsidRPr="00000000" w14:paraId="000000EB">
      <w:pPr>
        <w:numPr>
          <w:ilvl w:val="0"/>
          <w:numId w:val="40"/>
        </w:numPr>
        <w:ind w:left="720" w:hanging="360"/>
        <w:rPr>
          <w:u w:val="none"/>
        </w:rPr>
      </w:pPr>
      <w:r w:rsidDel="00000000" w:rsidR="00000000" w:rsidRPr="00000000">
        <w:rPr>
          <w:rtl w:val="0"/>
        </w:rPr>
        <w:t xml:space="preserve">Upgrade các thư viện liên quan lên 8.0</w:t>
      </w:r>
    </w:p>
    <w:p w:rsidR="00000000" w:rsidDel="00000000" w:rsidP="00000000" w:rsidRDefault="00000000" w:rsidRPr="00000000" w14:paraId="000000EC">
      <w:pPr>
        <w:numPr>
          <w:ilvl w:val="0"/>
          <w:numId w:val="40"/>
        </w:numPr>
        <w:ind w:left="720" w:hanging="360"/>
        <w:rPr>
          <w:u w:val="none"/>
        </w:rPr>
      </w:pPr>
      <w:r w:rsidDel="00000000" w:rsidR="00000000" w:rsidRPr="00000000">
        <w:rPr>
          <w:rtl w:val="0"/>
        </w:rPr>
        <w:t xml:space="preserve">Upgrade nswag lên Net80</w:t>
      </w:r>
    </w:p>
    <w:p w:rsidR="00000000" w:rsidDel="00000000" w:rsidP="00000000" w:rsidRDefault="00000000" w:rsidRPr="00000000" w14:paraId="000000ED">
      <w:pPr>
        <w:numPr>
          <w:ilvl w:val="0"/>
          <w:numId w:val="40"/>
        </w:numPr>
        <w:ind w:left="720" w:hanging="360"/>
        <w:rPr>
          <w:u w:val="none"/>
        </w:rPr>
      </w:pPr>
      <w:r w:rsidDel="00000000" w:rsidR="00000000" w:rsidRPr="00000000">
        <w:rPr>
          <w:rtl w:val="0"/>
        </w:rPr>
        <w:t xml:space="preserve">Thử chạy lại hệ thống</w:t>
      </w:r>
    </w:p>
    <w:p w:rsidR="00000000" w:rsidDel="00000000" w:rsidP="00000000" w:rsidRDefault="00000000" w:rsidRPr="00000000" w14:paraId="000000EE">
      <w:pPr>
        <w:numPr>
          <w:ilvl w:val="0"/>
          <w:numId w:val="40"/>
        </w:numPr>
        <w:ind w:left="720" w:hanging="360"/>
        <w:rPr>
          <w:u w:val="none"/>
        </w:rPr>
      </w:pPr>
      <w:r w:rsidDel="00000000" w:rsidR="00000000" w:rsidRPr="00000000">
        <w:rPr>
          <w:rtl w:val="0"/>
        </w:rPr>
        <w:t xml:space="preserve">Tham khảo: </w:t>
      </w:r>
      <w:hyperlink r:id="rId66">
        <w:r w:rsidDel="00000000" w:rsidR="00000000" w:rsidRPr="00000000">
          <w:rPr>
            <w:color w:val="1155cc"/>
            <w:u w:val="single"/>
            <w:rtl w:val="0"/>
          </w:rPr>
          <w:t xml:space="preserve">https://learn.microsoft.com/en-us/aspnet/core/migration/70-80?view=aspnetcore-8.0&amp;tabs=visual-studio</w:t>
        </w:r>
      </w:hyperlink>
      <w:r w:rsidDel="00000000" w:rsidR="00000000" w:rsidRPr="00000000">
        <w:rPr>
          <w:rtl w:val="0"/>
        </w:rPr>
        <w:t xml:space="preserve"> </w:t>
      </w:r>
    </w:p>
    <w:p w:rsidR="00000000" w:rsidDel="00000000" w:rsidP="00000000" w:rsidRDefault="00000000" w:rsidRPr="00000000" w14:paraId="000000EF">
      <w:pPr>
        <w:pStyle w:val="Heading3"/>
        <w:ind w:left="0" w:firstLine="0"/>
        <w:rPr/>
      </w:pPr>
      <w:bookmarkStart w:colFirst="0" w:colLast="0" w:name="_wmfkoqnt0quy" w:id="53"/>
      <w:bookmarkEnd w:id="53"/>
      <w:r w:rsidDel="00000000" w:rsidR="00000000" w:rsidRPr="00000000">
        <w:rPr>
          <w:rtl w:val="0"/>
        </w:rPr>
        <w:t xml:space="preserve">4. Xây dựng trang chủ</w:t>
      </w:r>
    </w:p>
    <w:p w:rsidR="00000000" w:rsidDel="00000000" w:rsidP="00000000" w:rsidRDefault="00000000" w:rsidRPr="00000000" w14:paraId="000000F0">
      <w:pPr>
        <w:numPr>
          <w:ilvl w:val="0"/>
          <w:numId w:val="53"/>
        </w:numPr>
        <w:ind w:left="720" w:hanging="360"/>
        <w:rPr>
          <w:u w:val="none"/>
        </w:rPr>
      </w:pPr>
      <w:r w:rsidDel="00000000" w:rsidR="00000000" w:rsidRPr="00000000">
        <w:rPr>
          <w:rtl w:val="0"/>
        </w:rPr>
        <w:t xml:space="preserve">Tạo một số share view sử dụng Partial View, ViewComponent</w:t>
      </w:r>
    </w:p>
    <w:p w:rsidR="00000000" w:rsidDel="00000000" w:rsidP="00000000" w:rsidRDefault="00000000" w:rsidRPr="00000000" w14:paraId="000000F1">
      <w:pPr>
        <w:numPr>
          <w:ilvl w:val="0"/>
          <w:numId w:val="53"/>
        </w:numPr>
        <w:ind w:left="720" w:hanging="360"/>
        <w:rPr>
          <w:u w:val="none"/>
        </w:rPr>
      </w:pPr>
      <w:r w:rsidDel="00000000" w:rsidR="00000000" w:rsidRPr="00000000">
        <w:rPr>
          <w:rtl w:val="0"/>
        </w:rPr>
        <w:t xml:space="preserve">Bind dữ liệu trang chủ</w:t>
      </w:r>
    </w:p>
    <w:p w:rsidR="00000000" w:rsidDel="00000000" w:rsidP="00000000" w:rsidRDefault="00000000" w:rsidRPr="00000000" w14:paraId="000000F2">
      <w:pPr>
        <w:pStyle w:val="Heading3"/>
        <w:rPr/>
      </w:pPr>
      <w:bookmarkStart w:colFirst="0" w:colLast="0" w:name="_6ms8qzut1niw" w:id="54"/>
      <w:bookmarkEnd w:id="54"/>
      <w:r w:rsidDel="00000000" w:rsidR="00000000" w:rsidRPr="00000000">
        <w:rPr>
          <w:rtl w:val="0"/>
        </w:rPr>
        <w:t xml:space="preserve">5. Hiển thị danh sách bài viết theo danh mục</w:t>
      </w:r>
    </w:p>
    <w:p w:rsidR="00000000" w:rsidDel="00000000" w:rsidP="00000000" w:rsidRDefault="00000000" w:rsidRPr="00000000" w14:paraId="000000F3">
      <w:pPr>
        <w:numPr>
          <w:ilvl w:val="0"/>
          <w:numId w:val="16"/>
        </w:numPr>
        <w:ind w:left="720" w:hanging="360"/>
        <w:rPr>
          <w:u w:val="none"/>
        </w:rPr>
      </w:pPr>
      <w:r w:rsidDel="00000000" w:rsidR="00000000" w:rsidRPr="00000000">
        <w:rPr>
          <w:rtl w:val="0"/>
        </w:rPr>
        <w:t xml:space="preserve">Hiển thị danh sách bài viết phân trang theo danh mục</w:t>
      </w:r>
    </w:p>
    <w:p w:rsidR="00000000" w:rsidDel="00000000" w:rsidP="00000000" w:rsidRDefault="00000000" w:rsidRPr="00000000" w14:paraId="000000F4">
      <w:pPr>
        <w:numPr>
          <w:ilvl w:val="0"/>
          <w:numId w:val="16"/>
        </w:numPr>
        <w:ind w:left="720" w:hanging="360"/>
        <w:rPr>
          <w:u w:val="none"/>
        </w:rPr>
      </w:pPr>
      <w:r w:rsidDel="00000000" w:rsidR="00000000" w:rsidRPr="00000000">
        <w:rPr>
          <w:rtl w:val="0"/>
        </w:rPr>
        <w:t xml:space="preserve">Tạo ViewComponent phân trang danh mục</w:t>
      </w:r>
    </w:p>
    <w:p w:rsidR="00000000" w:rsidDel="00000000" w:rsidP="00000000" w:rsidRDefault="00000000" w:rsidRPr="00000000" w14:paraId="000000F5">
      <w:pPr>
        <w:numPr>
          <w:ilvl w:val="0"/>
          <w:numId w:val="16"/>
        </w:numPr>
        <w:ind w:left="720" w:hanging="360"/>
        <w:rPr>
          <w:u w:val="none"/>
        </w:rPr>
      </w:pPr>
      <w:r w:rsidDel="00000000" w:rsidR="00000000" w:rsidRPr="00000000">
        <w:rPr>
          <w:rtl w:val="0"/>
        </w:rPr>
        <w:t xml:space="preserve">Tối ưu SEO</w:t>
      </w:r>
    </w:p>
    <w:p w:rsidR="00000000" w:rsidDel="00000000" w:rsidP="00000000" w:rsidRDefault="00000000" w:rsidRPr="00000000" w14:paraId="000000F6">
      <w:pPr>
        <w:pStyle w:val="Heading3"/>
        <w:rPr/>
      </w:pPr>
      <w:bookmarkStart w:colFirst="0" w:colLast="0" w:name="_1s69rowxtfrw" w:id="55"/>
      <w:bookmarkEnd w:id="55"/>
      <w:r w:rsidDel="00000000" w:rsidR="00000000" w:rsidRPr="00000000">
        <w:rPr>
          <w:rtl w:val="0"/>
        </w:rPr>
        <w:t xml:space="preserve">6. Hiển thị chi tiết bài viết</w:t>
      </w:r>
    </w:p>
    <w:p w:rsidR="00000000" w:rsidDel="00000000" w:rsidP="00000000" w:rsidRDefault="00000000" w:rsidRPr="00000000" w14:paraId="000000F7">
      <w:pPr>
        <w:numPr>
          <w:ilvl w:val="0"/>
          <w:numId w:val="54"/>
        </w:numPr>
        <w:ind w:left="720" w:hanging="360"/>
        <w:rPr>
          <w:u w:val="none"/>
        </w:rPr>
      </w:pPr>
      <w:r w:rsidDel="00000000" w:rsidR="00000000" w:rsidRPr="00000000">
        <w:rPr>
          <w:rtl w:val="0"/>
        </w:rPr>
        <w:t xml:space="preserve">Hiển thị chi tiết bài viết</w:t>
      </w:r>
    </w:p>
    <w:p w:rsidR="00000000" w:rsidDel="00000000" w:rsidP="00000000" w:rsidRDefault="00000000" w:rsidRPr="00000000" w14:paraId="000000F8">
      <w:pPr>
        <w:pStyle w:val="Heading3"/>
        <w:rPr/>
      </w:pPr>
      <w:bookmarkStart w:colFirst="0" w:colLast="0" w:name="_oat8avplp1p5" w:id="56"/>
      <w:bookmarkEnd w:id="56"/>
      <w:r w:rsidDel="00000000" w:rsidR="00000000" w:rsidRPr="00000000">
        <w:rPr>
          <w:rtl w:val="0"/>
        </w:rPr>
        <w:t xml:space="preserve">7. Hiển thị bài viết theo tag - Part 1</w:t>
      </w:r>
    </w:p>
    <w:p w:rsidR="00000000" w:rsidDel="00000000" w:rsidP="00000000" w:rsidRDefault="00000000" w:rsidRPr="00000000" w14:paraId="000000F9">
      <w:pPr>
        <w:numPr>
          <w:ilvl w:val="0"/>
          <w:numId w:val="52"/>
        </w:numPr>
        <w:ind w:left="720" w:hanging="360"/>
        <w:rPr>
          <w:u w:val="none"/>
        </w:rPr>
      </w:pPr>
      <w:r w:rsidDel="00000000" w:rsidR="00000000" w:rsidRPr="00000000">
        <w:rPr>
          <w:rtl w:val="0"/>
        </w:rPr>
        <w:t xml:space="preserve">Quản lý tag ở phía Admin</w:t>
      </w:r>
    </w:p>
    <w:p w:rsidR="00000000" w:rsidDel="00000000" w:rsidP="00000000" w:rsidRDefault="00000000" w:rsidRPr="00000000" w14:paraId="000000FA">
      <w:pPr>
        <w:pStyle w:val="Heading3"/>
        <w:rPr/>
      </w:pPr>
      <w:bookmarkStart w:colFirst="0" w:colLast="0" w:name="_gvzpdkbd7o4z" w:id="57"/>
      <w:bookmarkEnd w:id="57"/>
      <w:r w:rsidDel="00000000" w:rsidR="00000000" w:rsidRPr="00000000">
        <w:rPr>
          <w:rtl w:val="0"/>
        </w:rPr>
        <w:t xml:space="preserve">8.  Hiển thị bài viết theo tag - Part 2</w:t>
      </w:r>
    </w:p>
    <w:p w:rsidR="00000000" w:rsidDel="00000000" w:rsidP="00000000" w:rsidRDefault="00000000" w:rsidRPr="00000000" w14:paraId="000000FB">
      <w:pPr>
        <w:numPr>
          <w:ilvl w:val="0"/>
          <w:numId w:val="52"/>
        </w:numPr>
        <w:ind w:left="720" w:hanging="360"/>
      </w:pPr>
      <w:r w:rsidDel="00000000" w:rsidR="00000000" w:rsidRPr="00000000">
        <w:rPr>
          <w:rtl w:val="0"/>
        </w:rPr>
        <w:t xml:space="preserve">Hiển thị danh sách tag ở chi tiết bài viết</w:t>
      </w:r>
    </w:p>
    <w:p w:rsidR="00000000" w:rsidDel="00000000" w:rsidP="00000000" w:rsidRDefault="00000000" w:rsidRPr="00000000" w14:paraId="000000FC">
      <w:pPr>
        <w:numPr>
          <w:ilvl w:val="0"/>
          <w:numId w:val="52"/>
        </w:numPr>
        <w:ind w:left="720" w:hanging="360"/>
      </w:pPr>
      <w:r w:rsidDel="00000000" w:rsidR="00000000" w:rsidRPr="00000000">
        <w:rPr>
          <w:rtl w:val="0"/>
        </w:rPr>
        <w:t xml:space="preserve">Danh sách bài viết theo tag</w:t>
      </w:r>
    </w:p>
    <w:p w:rsidR="00000000" w:rsidDel="00000000" w:rsidP="00000000" w:rsidRDefault="00000000" w:rsidRPr="00000000" w14:paraId="000000FD">
      <w:pPr>
        <w:pStyle w:val="Heading3"/>
        <w:rPr/>
      </w:pPr>
      <w:bookmarkStart w:colFirst="0" w:colLast="0" w:name="_9sspyppzmxrz" w:id="58"/>
      <w:bookmarkEnd w:id="58"/>
      <w:r w:rsidDel="00000000" w:rsidR="00000000" w:rsidRPr="00000000">
        <w:rPr>
          <w:rtl w:val="0"/>
        </w:rPr>
        <w:t xml:space="preserve">9. Danh sách loạt bài</w:t>
      </w:r>
    </w:p>
    <w:p w:rsidR="00000000" w:rsidDel="00000000" w:rsidP="00000000" w:rsidRDefault="00000000" w:rsidRPr="00000000" w14:paraId="000000FE">
      <w:pPr>
        <w:numPr>
          <w:ilvl w:val="0"/>
          <w:numId w:val="5"/>
        </w:numPr>
        <w:ind w:left="720" w:hanging="360"/>
        <w:rPr>
          <w:u w:val="none"/>
        </w:rPr>
      </w:pPr>
      <w:r w:rsidDel="00000000" w:rsidR="00000000" w:rsidRPr="00000000">
        <w:rPr>
          <w:rtl w:val="0"/>
        </w:rPr>
        <w:t xml:space="preserve">Fix bug thêm thứ tự trong loạt bài ở admin</w:t>
      </w:r>
    </w:p>
    <w:p w:rsidR="00000000" w:rsidDel="00000000" w:rsidP="00000000" w:rsidRDefault="00000000" w:rsidRPr="00000000" w14:paraId="000000FF">
      <w:pPr>
        <w:numPr>
          <w:ilvl w:val="0"/>
          <w:numId w:val="5"/>
        </w:numPr>
        <w:ind w:left="720" w:hanging="360"/>
        <w:rPr>
          <w:u w:val="none"/>
        </w:rPr>
      </w:pPr>
      <w:r w:rsidDel="00000000" w:rsidR="00000000" w:rsidRPr="00000000">
        <w:rPr>
          <w:rtl w:val="0"/>
        </w:rPr>
        <w:t xml:space="preserve">Hiển thị danh sách loạt bài</w:t>
      </w:r>
    </w:p>
    <w:p w:rsidR="00000000" w:rsidDel="00000000" w:rsidP="00000000" w:rsidRDefault="00000000" w:rsidRPr="00000000" w14:paraId="00000100">
      <w:pPr>
        <w:numPr>
          <w:ilvl w:val="0"/>
          <w:numId w:val="5"/>
        </w:numPr>
        <w:ind w:left="720" w:hanging="360"/>
        <w:rPr>
          <w:u w:val="none"/>
        </w:rPr>
      </w:pPr>
      <w:r w:rsidDel="00000000" w:rsidR="00000000" w:rsidRPr="00000000">
        <w:rPr>
          <w:rtl w:val="0"/>
        </w:rPr>
        <w:t xml:space="preserve">Hiển thị danh sách bài viết trong từng loạt bài</w:t>
      </w:r>
    </w:p>
    <w:p w:rsidR="00000000" w:rsidDel="00000000" w:rsidP="00000000" w:rsidRDefault="00000000" w:rsidRPr="00000000" w14:paraId="00000101">
      <w:pPr>
        <w:pStyle w:val="Heading3"/>
        <w:rPr/>
      </w:pPr>
      <w:bookmarkStart w:colFirst="0" w:colLast="0" w:name="_vikwt8b3ggh7" w:id="59"/>
      <w:bookmarkEnd w:id="59"/>
      <w:r w:rsidDel="00000000" w:rsidR="00000000" w:rsidRPr="00000000">
        <w:rPr>
          <w:rtl w:val="0"/>
        </w:rPr>
        <w:t xml:space="preserve">10. Đăng ký thành viên</w:t>
      </w:r>
    </w:p>
    <w:p w:rsidR="00000000" w:rsidDel="00000000" w:rsidP="00000000" w:rsidRDefault="00000000" w:rsidRPr="00000000" w14:paraId="00000102">
      <w:pPr>
        <w:numPr>
          <w:ilvl w:val="0"/>
          <w:numId w:val="4"/>
        </w:numPr>
        <w:ind w:left="720" w:hanging="360"/>
        <w:rPr>
          <w:u w:val="none"/>
        </w:rPr>
      </w:pPr>
      <w:r w:rsidDel="00000000" w:rsidR="00000000" w:rsidRPr="00000000">
        <w:rPr>
          <w:rtl w:val="0"/>
        </w:rPr>
        <w:t xml:space="preserve">Tạo form đăng ký user mới</w:t>
      </w:r>
    </w:p>
    <w:p w:rsidR="00000000" w:rsidDel="00000000" w:rsidP="00000000" w:rsidRDefault="00000000" w:rsidRPr="00000000" w14:paraId="00000103">
      <w:pPr>
        <w:numPr>
          <w:ilvl w:val="0"/>
          <w:numId w:val="4"/>
        </w:numPr>
        <w:ind w:left="720" w:hanging="360"/>
        <w:rPr>
          <w:u w:val="none"/>
        </w:rPr>
      </w:pPr>
      <w:r w:rsidDel="00000000" w:rsidR="00000000" w:rsidRPr="00000000">
        <w:rPr>
          <w:rtl w:val="0"/>
        </w:rPr>
        <w:t xml:space="preserve">Đăng ký thành viên mới</w:t>
      </w:r>
    </w:p>
    <w:p w:rsidR="00000000" w:rsidDel="00000000" w:rsidP="00000000" w:rsidRDefault="00000000" w:rsidRPr="00000000" w14:paraId="00000104">
      <w:pPr>
        <w:numPr>
          <w:ilvl w:val="0"/>
          <w:numId w:val="4"/>
        </w:numPr>
        <w:ind w:left="720" w:hanging="360"/>
        <w:rPr>
          <w:u w:val="none"/>
        </w:rPr>
      </w:pPr>
      <w:r w:rsidDel="00000000" w:rsidR="00000000" w:rsidRPr="00000000">
        <w:rPr>
          <w:rtl w:val="0"/>
        </w:rPr>
        <w:t xml:space="preserve">Raise event sử dụng MediatR</w:t>
      </w:r>
    </w:p>
    <w:p w:rsidR="00000000" w:rsidDel="00000000" w:rsidP="00000000" w:rsidRDefault="00000000" w:rsidRPr="00000000" w14:paraId="00000105">
      <w:pPr>
        <w:pStyle w:val="Heading3"/>
        <w:rPr/>
      </w:pPr>
      <w:bookmarkStart w:colFirst="0" w:colLast="0" w:name="_1ntz12hqoikt" w:id="60"/>
      <w:bookmarkEnd w:id="60"/>
      <w:r w:rsidDel="00000000" w:rsidR="00000000" w:rsidRPr="00000000">
        <w:rPr>
          <w:rtl w:val="0"/>
        </w:rPr>
        <w:t xml:space="preserve">11. Đăng nhập</w:t>
      </w:r>
    </w:p>
    <w:p w:rsidR="00000000" w:rsidDel="00000000" w:rsidP="00000000" w:rsidRDefault="00000000" w:rsidRPr="00000000" w14:paraId="00000106">
      <w:pPr>
        <w:numPr>
          <w:ilvl w:val="0"/>
          <w:numId w:val="35"/>
        </w:numPr>
        <w:ind w:left="720" w:hanging="360"/>
        <w:rPr>
          <w:u w:val="none"/>
        </w:rPr>
      </w:pPr>
      <w:r w:rsidDel="00000000" w:rsidR="00000000" w:rsidRPr="00000000">
        <w:rPr>
          <w:rtl w:val="0"/>
        </w:rPr>
        <w:t xml:space="preserve">Đăng nhập và gán Claim sử dụng ASP.NET Core Identity</w:t>
      </w:r>
    </w:p>
    <w:p w:rsidR="00000000" w:rsidDel="00000000" w:rsidP="00000000" w:rsidRDefault="00000000" w:rsidRPr="00000000" w14:paraId="00000107">
      <w:pPr>
        <w:numPr>
          <w:ilvl w:val="0"/>
          <w:numId w:val="35"/>
        </w:numPr>
        <w:ind w:left="720" w:hanging="360"/>
        <w:rPr>
          <w:u w:val="none"/>
        </w:rPr>
      </w:pPr>
      <w:r w:rsidDel="00000000" w:rsidR="00000000" w:rsidRPr="00000000">
        <w:rPr>
          <w:rtl w:val="0"/>
        </w:rPr>
        <w:t xml:space="preserve">Viết Extension methods để lấy thông tin claims</w:t>
      </w:r>
    </w:p>
    <w:p w:rsidR="00000000" w:rsidDel="00000000" w:rsidP="00000000" w:rsidRDefault="00000000" w:rsidRPr="00000000" w14:paraId="00000108">
      <w:pPr>
        <w:pStyle w:val="Heading3"/>
        <w:rPr/>
      </w:pPr>
      <w:bookmarkStart w:colFirst="0" w:colLast="0" w:name="_sfog3the1ybe" w:id="61"/>
      <w:bookmarkEnd w:id="61"/>
      <w:r w:rsidDel="00000000" w:rsidR="00000000" w:rsidRPr="00000000">
        <w:rPr>
          <w:rtl w:val="0"/>
        </w:rPr>
        <w:t xml:space="preserve">12. Xem và cập nhật profile</w:t>
      </w:r>
    </w:p>
    <w:p w:rsidR="00000000" w:rsidDel="00000000" w:rsidP="00000000" w:rsidRDefault="00000000" w:rsidRPr="00000000" w14:paraId="00000109">
      <w:pPr>
        <w:numPr>
          <w:ilvl w:val="0"/>
          <w:numId w:val="32"/>
        </w:numPr>
        <w:ind w:left="720" w:hanging="360"/>
        <w:rPr>
          <w:u w:val="none"/>
        </w:rPr>
      </w:pPr>
      <w:r w:rsidDel="00000000" w:rsidR="00000000" w:rsidRPr="00000000">
        <w:rPr>
          <w:rtl w:val="0"/>
        </w:rPr>
        <w:t xml:space="preserve">Xem profile</w:t>
      </w:r>
    </w:p>
    <w:p w:rsidR="00000000" w:rsidDel="00000000" w:rsidP="00000000" w:rsidRDefault="00000000" w:rsidRPr="00000000" w14:paraId="0000010A">
      <w:pPr>
        <w:numPr>
          <w:ilvl w:val="0"/>
          <w:numId w:val="32"/>
        </w:numPr>
        <w:ind w:left="720" w:hanging="360"/>
        <w:rPr>
          <w:u w:val="none"/>
        </w:rPr>
      </w:pPr>
      <w:r w:rsidDel="00000000" w:rsidR="00000000" w:rsidRPr="00000000">
        <w:rPr>
          <w:rtl w:val="0"/>
        </w:rPr>
        <w:t xml:space="preserve">Cập nhật profile</w:t>
      </w:r>
    </w:p>
    <w:p w:rsidR="00000000" w:rsidDel="00000000" w:rsidP="00000000" w:rsidRDefault="00000000" w:rsidRPr="00000000" w14:paraId="0000010B">
      <w:pPr>
        <w:numPr>
          <w:ilvl w:val="0"/>
          <w:numId w:val="32"/>
        </w:numPr>
        <w:ind w:left="720" w:hanging="360"/>
        <w:rPr>
          <w:u w:val="none"/>
        </w:rPr>
      </w:pPr>
      <w:r w:rsidDel="00000000" w:rsidR="00000000" w:rsidRPr="00000000">
        <w:rPr>
          <w:rtl w:val="0"/>
        </w:rPr>
        <w:t xml:space="preserve">Đăng xuất</w:t>
      </w:r>
    </w:p>
    <w:p w:rsidR="00000000" w:rsidDel="00000000" w:rsidP="00000000" w:rsidRDefault="00000000" w:rsidRPr="00000000" w14:paraId="0000010C">
      <w:pPr>
        <w:pStyle w:val="Heading3"/>
        <w:rPr/>
      </w:pPr>
      <w:bookmarkStart w:colFirst="0" w:colLast="0" w:name="_1t23d9jgoamk" w:id="62"/>
      <w:bookmarkEnd w:id="62"/>
      <w:r w:rsidDel="00000000" w:rsidR="00000000" w:rsidRPr="00000000">
        <w:rPr>
          <w:rtl w:val="0"/>
        </w:rPr>
        <w:t xml:space="preserve">13. Đổi mật khẩu, quên mật khẩu</w:t>
      </w:r>
    </w:p>
    <w:p w:rsidR="00000000" w:rsidDel="00000000" w:rsidP="00000000" w:rsidRDefault="00000000" w:rsidRPr="00000000" w14:paraId="0000010D">
      <w:pPr>
        <w:numPr>
          <w:ilvl w:val="0"/>
          <w:numId w:val="11"/>
        </w:numPr>
        <w:ind w:left="720" w:hanging="360"/>
        <w:rPr>
          <w:u w:val="none"/>
        </w:rPr>
      </w:pPr>
      <w:r w:rsidDel="00000000" w:rsidR="00000000" w:rsidRPr="00000000">
        <w:rPr>
          <w:rtl w:val="0"/>
        </w:rPr>
        <w:t xml:space="preserve">Tạo form đổi mật khẩu</w:t>
      </w:r>
    </w:p>
    <w:p w:rsidR="00000000" w:rsidDel="00000000" w:rsidP="00000000" w:rsidRDefault="00000000" w:rsidRPr="00000000" w14:paraId="0000010E">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Tạo form quên mật khẩu → Gửi mail → Tích hợp email</w:t>
      </w:r>
    </w:p>
    <w:p w:rsidR="00000000" w:rsidDel="00000000" w:rsidP="00000000" w:rsidRDefault="00000000" w:rsidRPr="00000000" w14:paraId="0000010F">
      <w:pPr>
        <w:pStyle w:val="Heading3"/>
        <w:rPr/>
      </w:pPr>
      <w:bookmarkStart w:colFirst="0" w:colLast="0" w:name="_x1jcdaeidcu6" w:id="63"/>
      <w:bookmarkEnd w:id="63"/>
      <w:r w:rsidDel="00000000" w:rsidR="00000000" w:rsidRPr="00000000">
        <w:rPr>
          <w:rtl w:val="0"/>
        </w:rPr>
        <w:t xml:space="preserve">14. Người dùng đăng bài viết sau khi đăng nhập</w:t>
      </w:r>
    </w:p>
    <w:p w:rsidR="00000000" w:rsidDel="00000000" w:rsidP="00000000" w:rsidRDefault="00000000" w:rsidRPr="00000000" w14:paraId="00000110">
      <w:pPr>
        <w:numPr>
          <w:ilvl w:val="0"/>
          <w:numId w:val="6"/>
        </w:numPr>
        <w:ind w:left="720" w:hanging="360"/>
        <w:rPr>
          <w:u w:val="none"/>
        </w:rPr>
      </w:pPr>
      <w:r w:rsidDel="00000000" w:rsidR="00000000" w:rsidRPr="00000000">
        <w:rPr>
          <w:rtl w:val="0"/>
        </w:rPr>
        <w:t xml:space="preserve">Đăng bài viết trong profile</w:t>
      </w:r>
    </w:p>
    <w:p w:rsidR="00000000" w:rsidDel="00000000" w:rsidP="00000000" w:rsidRDefault="00000000" w:rsidRPr="00000000" w14:paraId="00000111">
      <w:pPr>
        <w:numPr>
          <w:ilvl w:val="0"/>
          <w:numId w:val="6"/>
        </w:numPr>
        <w:ind w:left="720" w:hanging="360"/>
        <w:rPr>
          <w:u w:val="none"/>
        </w:rPr>
      </w:pPr>
      <w:hyperlink r:id="rId67">
        <w:r w:rsidDel="00000000" w:rsidR="00000000" w:rsidRPr="00000000">
          <w:rPr>
            <w:color w:val="1155cc"/>
            <w:u w:val="single"/>
            <w:rtl w:val="0"/>
          </w:rPr>
          <w:t xml:space="preserve">https://www.tiny.cloud/</w:t>
        </w:r>
      </w:hyperlink>
      <w:r w:rsidDel="00000000" w:rsidR="00000000" w:rsidRPr="00000000">
        <w:rPr>
          <w:rtl w:val="0"/>
        </w:rPr>
      </w:r>
    </w:p>
    <w:p w:rsidR="00000000" w:rsidDel="00000000" w:rsidP="00000000" w:rsidRDefault="00000000" w:rsidRPr="00000000" w14:paraId="00000112">
      <w:pPr>
        <w:numPr>
          <w:ilvl w:val="0"/>
          <w:numId w:val="6"/>
        </w:numPr>
        <w:ind w:left="720" w:hanging="360"/>
        <w:rPr>
          <w:u w:val="none"/>
        </w:rPr>
      </w:pPr>
      <w:hyperlink r:id="rId68">
        <w:r w:rsidDel="00000000" w:rsidR="00000000" w:rsidRPr="00000000">
          <w:rPr>
            <w:color w:val="1155cc"/>
            <w:u w:val="single"/>
            <w:rtl w:val="0"/>
          </w:rPr>
          <w:t xml:space="preserve">https://www.tiny.cloud/docs/tinymce/6/basic-setup/</w:t>
        </w:r>
      </w:hyperlink>
      <w:r w:rsidDel="00000000" w:rsidR="00000000" w:rsidRPr="00000000">
        <w:rPr>
          <w:rtl w:val="0"/>
        </w:rPr>
        <w:t xml:space="preserve"> </w:t>
      </w:r>
    </w:p>
    <w:p w:rsidR="00000000" w:rsidDel="00000000" w:rsidP="00000000" w:rsidRDefault="00000000" w:rsidRPr="00000000" w14:paraId="00000113">
      <w:pPr>
        <w:pStyle w:val="Heading3"/>
        <w:rPr/>
      </w:pPr>
      <w:bookmarkStart w:colFirst="0" w:colLast="0" w:name="_u9r8zgbk1eec" w:id="64"/>
      <w:bookmarkEnd w:id="64"/>
      <w:r w:rsidDel="00000000" w:rsidR="00000000" w:rsidRPr="00000000">
        <w:rPr>
          <w:rtl w:val="0"/>
        </w:rPr>
        <w:t xml:space="preserve">15. Hiển thị danh sách bài viết của người dùng</w:t>
      </w:r>
    </w:p>
    <w:p w:rsidR="00000000" w:rsidDel="00000000" w:rsidP="00000000" w:rsidRDefault="00000000" w:rsidRPr="00000000" w14:paraId="00000114">
      <w:pPr>
        <w:numPr>
          <w:ilvl w:val="0"/>
          <w:numId w:val="1"/>
        </w:numPr>
        <w:ind w:left="720" w:hanging="360"/>
        <w:rPr>
          <w:u w:val="none"/>
        </w:rPr>
      </w:pPr>
      <w:r w:rsidDel="00000000" w:rsidR="00000000" w:rsidRPr="00000000">
        <w:rPr>
          <w:rtl w:val="0"/>
        </w:rPr>
        <w:t xml:space="preserve">Hiển thị danh sách bài viết của user</w:t>
      </w:r>
    </w:p>
    <w:p w:rsidR="00000000" w:rsidDel="00000000" w:rsidP="00000000" w:rsidRDefault="00000000" w:rsidRPr="00000000" w14:paraId="00000115">
      <w:pPr>
        <w:numPr>
          <w:ilvl w:val="0"/>
          <w:numId w:val="1"/>
        </w:numPr>
        <w:ind w:left="720" w:hanging="360"/>
      </w:pPr>
      <w:r w:rsidDel="00000000" w:rsidR="00000000" w:rsidRPr="00000000">
        <w:rPr>
          <w:rtl w:val="0"/>
        </w:rPr>
        <w:t xml:space="preserve">Đẩy duyệt bài viết</w:t>
      </w:r>
    </w:p>
    <w:p w:rsidR="00000000" w:rsidDel="00000000" w:rsidP="00000000" w:rsidRDefault="00000000" w:rsidRPr="00000000" w14:paraId="00000116">
      <w:pPr>
        <w:numPr>
          <w:ilvl w:val="0"/>
          <w:numId w:val="1"/>
        </w:numPr>
        <w:ind w:left="720" w:hanging="360"/>
        <w:rPr>
          <w:u w:val="none"/>
        </w:rPr>
      </w:pPr>
      <w:r w:rsidDel="00000000" w:rsidR="00000000" w:rsidRPr="00000000">
        <w:rPr>
          <w:rtl w:val="0"/>
        </w:rPr>
        <w:t xml:space="preserve">Thống kê bài viết</w:t>
      </w:r>
    </w:p>
    <w:p w:rsidR="00000000" w:rsidDel="00000000" w:rsidP="00000000" w:rsidRDefault="00000000" w:rsidRPr="00000000" w14:paraId="00000117">
      <w:pPr>
        <w:pStyle w:val="Heading2"/>
        <w:rPr/>
      </w:pPr>
      <w:bookmarkStart w:colFirst="0" w:colLast="0" w:name="_nfqdw9e4cgr" w:id="65"/>
      <w:bookmarkEnd w:id="65"/>
      <w:r w:rsidDel="00000000" w:rsidR="00000000" w:rsidRPr="00000000">
        <w:rPr>
          <w:rtl w:val="0"/>
        </w:rPr>
        <w:t xml:space="preserve">Chương 5: Deploy ứng dụng lên server</w:t>
      </w:r>
    </w:p>
    <w:p w:rsidR="00000000" w:rsidDel="00000000" w:rsidP="00000000" w:rsidRDefault="00000000" w:rsidRPr="00000000" w14:paraId="00000118">
      <w:pPr>
        <w:pStyle w:val="Heading3"/>
        <w:rPr/>
      </w:pPr>
      <w:bookmarkStart w:colFirst="0" w:colLast="0" w:name="_y4lr6phx6o69" w:id="66"/>
      <w:bookmarkEnd w:id="66"/>
      <w:r w:rsidDel="00000000" w:rsidR="00000000" w:rsidRPr="00000000">
        <w:rPr>
          <w:rtl w:val="0"/>
        </w:rPr>
        <w:t xml:space="preserve">1. Cài đặt môi trường triển khai</w:t>
      </w:r>
    </w:p>
    <w:p w:rsidR="00000000" w:rsidDel="00000000" w:rsidP="00000000" w:rsidRDefault="00000000" w:rsidRPr="00000000" w14:paraId="00000119">
      <w:pPr>
        <w:numPr>
          <w:ilvl w:val="0"/>
          <w:numId w:val="51"/>
        </w:numPr>
        <w:ind w:left="720" w:hanging="360"/>
        <w:rPr>
          <w:u w:val="none"/>
        </w:rPr>
      </w:pPr>
      <w:r w:rsidDel="00000000" w:rsidR="00000000" w:rsidRPr="00000000">
        <w:rPr>
          <w:rtl w:val="0"/>
        </w:rPr>
        <w:t xml:space="preserve">Đơn vị tài trợ VPS: </w:t>
      </w:r>
      <w:hyperlink r:id="rId69">
        <w:r w:rsidDel="00000000" w:rsidR="00000000" w:rsidRPr="00000000">
          <w:rPr>
            <w:color w:val="1155cc"/>
            <w:u w:val="single"/>
            <w:rtl w:val="0"/>
          </w:rPr>
          <w:t xml:space="preserve">https://www.mega.vn/</w:t>
        </w:r>
      </w:hyperlink>
      <w:r w:rsidDel="00000000" w:rsidR="00000000" w:rsidRPr="00000000">
        <w:rPr>
          <w:rtl w:val="0"/>
        </w:rPr>
        <w:t xml:space="preserve">, link đăng ký: </w:t>
      </w:r>
      <w:hyperlink r:id="rId70">
        <w:r w:rsidDel="00000000" w:rsidR="00000000" w:rsidRPr="00000000">
          <w:rPr>
            <w:color w:val="1155cc"/>
            <w:u w:val="single"/>
            <w:rtl w:val="0"/>
          </w:rPr>
          <w:t xml:space="preserve">https://my.megacloud.vn/</w:t>
        </w:r>
      </w:hyperlink>
      <w:r w:rsidDel="00000000" w:rsidR="00000000" w:rsidRPr="00000000">
        <w:rPr>
          <w:rtl w:val="0"/>
        </w:rPr>
        <w:t xml:space="preserve"> → Đăng ký tài khoản → Chọn gói VPS → Thanh toán → Chờ khởi tạo VPS → Remote vào VPS</w:t>
      </w:r>
    </w:p>
    <w:p w:rsidR="00000000" w:rsidDel="00000000" w:rsidP="00000000" w:rsidRDefault="00000000" w:rsidRPr="00000000" w14:paraId="0000011A">
      <w:pPr>
        <w:numPr>
          <w:ilvl w:val="0"/>
          <w:numId w:val="29"/>
        </w:numPr>
        <w:ind w:left="720" w:hanging="360"/>
        <w:rPr>
          <w:u w:val="none"/>
        </w:rPr>
      </w:pPr>
      <w:r w:rsidDel="00000000" w:rsidR="00000000" w:rsidRPr="00000000">
        <w:rPr>
          <w:rtl w:val="0"/>
        </w:rPr>
        <w:t xml:space="preserve">Cài đặt IIS</w:t>
      </w:r>
    </w:p>
    <w:p w:rsidR="00000000" w:rsidDel="00000000" w:rsidP="00000000" w:rsidRDefault="00000000" w:rsidRPr="00000000" w14:paraId="0000011B">
      <w:pPr>
        <w:numPr>
          <w:ilvl w:val="0"/>
          <w:numId w:val="29"/>
        </w:numPr>
        <w:ind w:left="720" w:hanging="360"/>
        <w:rPr>
          <w:u w:val="none"/>
        </w:rPr>
      </w:pPr>
      <w:r w:rsidDel="00000000" w:rsidR="00000000" w:rsidRPr="00000000">
        <w:rPr>
          <w:rtl w:val="0"/>
        </w:rPr>
        <w:t xml:space="preserve">Cài đặt URL Rewrite Module cho IIS:  </w:t>
      </w:r>
      <w:hyperlink r:id="rId71">
        <w:r w:rsidDel="00000000" w:rsidR="00000000" w:rsidRPr="00000000">
          <w:rPr>
            <w:color w:val="1155cc"/>
            <w:u w:val="single"/>
            <w:rtl w:val="0"/>
          </w:rPr>
          <w:t xml:space="preserve">https://www.iis.net/downloads/microsoft/url-rewrite</w:t>
        </w:r>
      </w:hyperlink>
      <w:r w:rsidDel="00000000" w:rsidR="00000000" w:rsidRPr="00000000">
        <w:rPr>
          <w:rtl w:val="0"/>
        </w:rPr>
        <w:t xml:space="preserve"> </w:t>
      </w:r>
    </w:p>
    <w:p w:rsidR="00000000" w:rsidDel="00000000" w:rsidP="00000000" w:rsidRDefault="00000000" w:rsidRPr="00000000" w14:paraId="0000011C">
      <w:pPr>
        <w:numPr>
          <w:ilvl w:val="0"/>
          <w:numId w:val="46"/>
        </w:numPr>
        <w:ind w:left="720" w:hanging="360"/>
        <w:rPr>
          <w:u w:val="none"/>
        </w:rPr>
      </w:pPr>
      <w:r w:rsidDel="00000000" w:rsidR="00000000" w:rsidRPr="00000000">
        <w:rPr>
          <w:rtl w:val="0"/>
        </w:rPr>
        <w:t xml:space="preserve">Cài đặt .NET Runtime trên Server: </w:t>
      </w:r>
      <w:hyperlink r:id="rId72">
        <w:r w:rsidDel="00000000" w:rsidR="00000000" w:rsidRPr="00000000">
          <w:rPr>
            <w:color w:val="1155cc"/>
            <w:u w:val="single"/>
            <w:rtl w:val="0"/>
          </w:rPr>
          <w:t xml:space="preserve">https://dotnet.microsoft.com/en-us/download/dotnet/8.0</w:t>
        </w:r>
      </w:hyperlink>
      <w:r w:rsidDel="00000000" w:rsidR="00000000" w:rsidRPr="00000000">
        <w:rPr>
          <w:rtl w:val="0"/>
        </w:rPr>
        <w:t xml:space="preserve"> </w:t>
      </w:r>
    </w:p>
    <w:p w:rsidR="00000000" w:rsidDel="00000000" w:rsidP="00000000" w:rsidRDefault="00000000" w:rsidRPr="00000000" w14:paraId="0000011D">
      <w:pPr>
        <w:numPr>
          <w:ilvl w:val="0"/>
          <w:numId w:val="46"/>
        </w:numPr>
        <w:ind w:left="720" w:hanging="360"/>
        <w:rPr>
          <w:u w:val="none"/>
        </w:rPr>
      </w:pPr>
      <w:r w:rsidDel="00000000" w:rsidR="00000000" w:rsidRPr="00000000">
        <w:rPr>
          <w:rtl w:val="0"/>
        </w:rPr>
        <w:t xml:space="preserve">Cài MSSQL: </w:t>
      </w:r>
      <w:hyperlink r:id="rId73">
        <w:r w:rsidDel="00000000" w:rsidR="00000000" w:rsidRPr="00000000">
          <w:rPr>
            <w:color w:val="1155cc"/>
            <w:u w:val="single"/>
            <w:rtl w:val="0"/>
          </w:rPr>
          <w:t xml:space="preserve">https://www.microsoft.com/en-us/sql-server/sql-server-downloads</w:t>
        </w:r>
      </w:hyperlink>
      <w:r w:rsidDel="00000000" w:rsidR="00000000" w:rsidRPr="00000000">
        <w:rPr>
          <w:rtl w:val="0"/>
        </w:rPr>
        <w:t xml:space="preserve"> </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pStyle w:val="Heading3"/>
        <w:rPr/>
      </w:pPr>
      <w:bookmarkStart w:colFirst="0" w:colLast="0" w:name="_kcphjea2g7xh" w:id="67"/>
      <w:bookmarkEnd w:id="67"/>
      <w:r w:rsidDel="00000000" w:rsidR="00000000" w:rsidRPr="00000000">
        <w:rPr>
          <w:rtl w:val="0"/>
        </w:rPr>
        <w:t xml:space="preserve">2. Deploy các ứng dụng</w:t>
      </w:r>
    </w:p>
    <w:p w:rsidR="00000000" w:rsidDel="00000000" w:rsidP="00000000" w:rsidRDefault="00000000" w:rsidRPr="00000000" w14:paraId="00000120">
      <w:pPr>
        <w:numPr>
          <w:ilvl w:val="0"/>
          <w:numId w:val="46"/>
        </w:numPr>
        <w:ind w:left="720" w:hanging="360"/>
      </w:pPr>
      <w:r w:rsidDel="00000000" w:rsidR="00000000" w:rsidRPr="00000000">
        <w:rPr>
          <w:rtl w:val="0"/>
        </w:rPr>
        <w:t xml:space="preserve">Tạo các website trên IIS, trỏ domain từ DNS vào domain </w:t>
      </w:r>
      <w:r w:rsidDel="00000000" w:rsidR="00000000" w:rsidRPr="00000000">
        <w:rPr>
          <w:b w:val="1"/>
          <w:rtl w:val="0"/>
        </w:rPr>
        <w:t xml:space="preserve">blog.tedu.work</w:t>
      </w:r>
    </w:p>
    <w:p w:rsidR="00000000" w:rsidDel="00000000" w:rsidP="00000000" w:rsidRDefault="00000000" w:rsidRPr="00000000" w14:paraId="00000121">
      <w:pPr>
        <w:numPr>
          <w:ilvl w:val="0"/>
          <w:numId w:val="46"/>
        </w:numPr>
        <w:ind w:left="720" w:hanging="360"/>
      </w:pPr>
      <w:r w:rsidDel="00000000" w:rsidR="00000000" w:rsidRPr="00000000">
        <w:rPr>
          <w:rtl w:val="0"/>
        </w:rPr>
        <w:t xml:space="preserve">Phân quyền ghi cho upload image</w:t>
      </w:r>
    </w:p>
    <w:p w:rsidR="00000000" w:rsidDel="00000000" w:rsidP="00000000" w:rsidRDefault="00000000" w:rsidRPr="00000000" w14:paraId="00000122">
      <w:pPr>
        <w:numPr>
          <w:ilvl w:val="0"/>
          <w:numId w:val="46"/>
        </w:numPr>
        <w:ind w:left="720" w:hanging="360"/>
      </w:pPr>
      <w:r w:rsidDel="00000000" w:rsidR="00000000" w:rsidRPr="00000000">
        <w:rPr>
          <w:rtl w:val="0"/>
        </w:rPr>
        <w:t xml:space="preserve">Cấu hình đa môi trường cho các ứng dụng</w:t>
      </w:r>
    </w:p>
    <w:p w:rsidR="00000000" w:rsidDel="00000000" w:rsidP="00000000" w:rsidRDefault="00000000" w:rsidRPr="00000000" w14:paraId="00000123">
      <w:pPr>
        <w:numPr>
          <w:ilvl w:val="0"/>
          <w:numId w:val="46"/>
        </w:numPr>
        <w:ind w:left="720" w:hanging="360"/>
        <w:rPr>
          <w:u w:val="none"/>
        </w:rPr>
      </w:pPr>
      <w:r w:rsidDel="00000000" w:rsidR="00000000" w:rsidRPr="00000000">
        <w:rPr>
          <w:rtl w:val="0"/>
        </w:rPr>
        <w:t xml:space="preserve">Cấu hình HTTPS qua phần mềm get HTTPS miễn phí.</w:t>
      </w:r>
    </w:p>
    <w:p w:rsidR="00000000" w:rsidDel="00000000" w:rsidP="00000000" w:rsidRDefault="00000000" w:rsidRPr="00000000" w14:paraId="00000124">
      <w:pPr>
        <w:numPr>
          <w:ilvl w:val="0"/>
          <w:numId w:val="15"/>
        </w:numPr>
        <w:ind w:left="720" w:hanging="360"/>
      </w:pPr>
      <w:r w:rsidDel="00000000" w:rsidR="00000000" w:rsidRPr="00000000">
        <w:rPr>
          <w:rtl w:val="0"/>
        </w:rPr>
        <w:t xml:space="preserve">Run migration tạo database</w:t>
      </w:r>
    </w:p>
    <w:p w:rsidR="00000000" w:rsidDel="00000000" w:rsidP="00000000" w:rsidRDefault="00000000" w:rsidRPr="00000000" w14:paraId="00000125">
      <w:pPr>
        <w:numPr>
          <w:ilvl w:val="0"/>
          <w:numId w:val="15"/>
        </w:numPr>
        <w:ind w:left="720" w:hanging="360"/>
      </w:pPr>
      <w:r w:rsidDel="00000000" w:rsidR="00000000" w:rsidRPr="00000000">
        <w:rPr>
          <w:rtl w:val="0"/>
        </w:rPr>
        <w:t xml:space="preserve">Tạo script database (Script-Migration -from &lt;Migration_Name&gt;</w:t>
      </w:r>
    </w:p>
    <w:p w:rsidR="00000000" w:rsidDel="00000000" w:rsidP="00000000" w:rsidRDefault="00000000" w:rsidRPr="00000000" w14:paraId="00000126">
      <w:pPr>
        <w:numPr>
          <w:ilvl w:val="0"/>
          <w:numId w:val="15"/>
        </w:numPr>
        <w:ind w:left="720" w:hanging="360"/>
      </w:pPr>
      <w:r w:rsidDel="00000000" w:rsidR="00000000" w:rsidRPr="00000000">
        <w:rPr>
          <w:rtl w:val="0"/>
        </w:rPr>
        <w:t xml:space="preserve">Chạy thử ứng dụng</w:t>
      </w:r>
    </w:p>
    <w:p w:rsidR="00000000" w:rsidDel="00000000" w:rsidP="00000000" w:rsidRDefault="00000000" w:rsidRPr="00000000" w14:paraId="00000127">
      <w:pPr>
        <w:pStyle w:val="Heading3"/>
        <w:rPr/>
      </w:pPr>
      <w:bookmarkStart w:colFirst="0" w:colLast="0" w:name="_53vxlnsajqca" w:id="68"/>
      <w:bookmarkEnd w:id="68"/>
      <w:r w:rsidDel="00000000" w:rsidR="00000000" w:rsidRPr="00000000">
        <w:rPr>
          <w:rtl w:val="0"/>
        </w:rPr>
        <w:t xml:space="preserve">3. Kết thúc khóa học</w:t>
      </w:r>
    </w:p>
    <w:p w:rsidR="00000000" w:rsidDel="00000000" w:rsidP="00000000" w:rsidRDefault="00000000" w:rsidRPr="00000000" w14:paraId="00000128">
      <w:pPr>
        <w:numPr>
          <w:ilvl w:val="0"/>
          <w:numId w:val="47"/>
        </w:numPr>
        <w:ind w:left="720" w:hanging="360"/>
        <w:rPr>
          <w:u w:val="none"/>
        </w:rPr>
      </w:pPr>
      <w:r w:rsidDel="00000000" w:rsidR="00000000" w:rsidRPr="00000000">
        <w:rPr>
          <w:rtl w:val="0"/>
        </w:rPr>
        <w:t xml:space="preserve">Sau khi kết thúc, các update sửa lỗi sẽ được thực hiện qua </w:t>
      </w:r>
      <w:r w:rsidDel="00000000" w:rsidR="00000000" w:rsidRPr="00000000">
        <w:rPr>
          <w:b w:val="1"/>
          <w:rtl w:val="0"/>
        </w:rPr>
        <w:t xml:space="preserve">Pull request</w:t>
      </w:r>
      <w:r w:rsidDel="00000000" w:rsidR="00000000" w:rsidRPr="00000000">
        <w:rPr>
          <w:rtl w:val="0"/>
        </w:rPr>
        <w:t xml:space="preserve"> vào nhánh </w:t>
      </w:r>
      <w:r w:rsidDel="00000000" w:rsidR="00000000" w:rsidRPr="00000000">
        <w:rPr>
          <w:b w:val="1"/>
          <w:rtl w:val="0"/>
        </w:rPr>
        <w:t xml:space="preserve">master </w:t>
      </w:r>
      <w:r w:rsidDel="00000000" w:rsidR="00000000" w:rsidRPr="00000000">
        <w:rPr>
          <w:rtl w:val="0"/>
        </w:rPr>
        <w:t xml:space="preserve">để mọi người nắm được.</w:t>
      </w:r>
    </w:p>
    <w:p w:rsidR="00000000" w:rsidDel="00000000" w:rsidP="00000000" w:rsidRDefault="00000000" w:rsidRPr="00000000" w14:paraId="00000129">
      <w:pPr>
        <w:numPr>
          <w:ilvl w:val="0"/>
          <w:numId w:val="47"/>
        </w:numPr>
        <w:ind w:left="720" w:hanging="360"/>
        <w:rPr>
          <w:u w:val="none"/>
        </w:rPr>
      </w:pPr>
      <w:r w:rsidDel="00000000" w:rsidR="00000000" w:rsidRPr="00000000">
        <w:rPr>
          <w:rtl w:val="0"/>
        </w:rPr>
        <w:t xml:space="preserve">Github: </w:t>
      </w:r>
      <w:hyperlink r:id="rId74">
        <w:r w:rsidDel="00000000" w:rsidR="00000000" w:rsidRPr="00000000">
          <w:rPr>
            <w:b w:val="1"/>
            <w:color w:val="1155cc"/>
            <w:u w:val="single"/>
            <w:rtl w:val="0"/>
          </w:rPr>
          <w:t xml:space="preserve">https://github.com/teduinternational/tedu-blog</w:t>
        </w:r>
      </w:hyperlink>
      <w:r w:rsidDel="00000000" w:rsidR="00000000" w:rsidRPr="00000000">
        <w:rPr>
          <w:b w:val="1"/>
          <w:rtl w:val="0"/>
        </w:rPr>
        <w:t xml:space="preserve"> </w:t>
      </w:r>
    </w:p>
    <w:p w:rsidR="00000000" w:rsidDel="00000000" w:rsidP="00000000" w:rsidRDefault="00000000" w:rsidRPr="00000000" w14:paraId="0000012A">
      <w:pPr>
        <w:numPr>
          <w:ilvl w:val="0"/>
          <w:numId w:val="47"/>
        </w:numPr>
        <w:ind w:left="720" w:hanging="360"/>
        <w:rPr>
          <w:u w:val="none"/>
        </w:rPr>
      </w:pPr>
      <w:r w:rsidDel="00000000" w:rsidR="00000000" w:rsidRPr="00000000">
        <w:rPr>
          <w:rtl w:val="0"/>
        </w:rPr>
        <w:t xml:space="preserve">Link Discord: </w:t>
      </w:r>
      <w:hyperlink r:id="rId75">
        <w:r w:rsidDel="00000000" w:rsidR="00000000" w:rsidRPr="00000000">
          <w:rPr>
            <w:color w:val="1155cc"/>
            <w:u w:val="single"/>
            <w:rtl w:val="0"/>
          </w:rPr>
          <w:t xml:space="preserve">https://discord.gg/7D7sTJ4jX9</w:t>
        </w:r>
      </w:hyperlink>
      <w:r w:rsidDel="00000000" w:rsidR="00000000" w:rsidRPr="00000000">
        <w:rPr>
          <w:rFonts w:ascii="Arial Unicode MS" w:cs="Arial Unicode MS" w:eastAsia="Arial Unicode MS" w:hAnsi="Arial Unicode MS"/>
          <w:rtl w:val="0"/>
        </w:rPr>
        <w:t xml:space="preserve"> → channel: </w:t>
      </w:r>
      <w:r w:rsidDel="00000000" w:rsidR="00000000" w:rsidRPr="00000000">
        <w:rPr>
          <w:b w:val="1"/>
          <w:rtl w:val="0"/>
        </w:rPr>
        <w:t xml:space="preserve">#tedu53-net8-angular</w:t>
      </w:r>
    </w:p>
    <w:p w:rsidR="00000000" w:rsidDel="00000000" w:rsidP="00000000" w:rsidRDefault="00000000" w:rsidRPr="00000000" w14:paraId="0000012B">
      <w:pPr>
        <w:numPr>
          <w:ilvl w:val="0"/>
          <w:numId w:val="47"/>
        </w:numPr>
        <w:ind w:left="720" w:hanging="360"/>
        <w:rPr>
          <w:b w:val="1"/>
          <w:u w:val="none"/>
        </w:rPr>
      </w:pPr>
      <w:r w:rsidDel="00000000" w:rsidR="00000000" w:rsidRPr="00000000">
        <w:rPr>
          <w:b w:val="1"/>
          <w:rtl w:val="0"/>
        </w:rPr>
        <w:t xml:space="preserve">Vấn đề:</w:t>
      </w:r>
    </w:p>
    <w:p w:rsidR="00000000" w:rsidDel="00000000" w:rsidP="00000000" w:rsidRDefault="00000000" w:rsidRPr="00000000" w14:paraId="0000012C">
      <w:pPr>
        <w:numPr>
          <w:ilvl w:val="1"/>
          <w:numId w:val="47"/>
        </w:numPr>
        <w:ind w:left="1440" w:hanging="360"/>
        <w:rPr/>
      </w:pPr>
      <w:r w:rsidDel="00000000" w:rsidR="00000000" w:rsidRPr="00000000">
        <w:rPr>
          <w:rtl w:val="0"/>
        </w:rPr>
        <w:t xml:space="preserve">Lấy SMTP gửi mail: Dùng SMTP của các bạn</w:t>
      </w:r>
    </w:p>
    <w:p w:rsidR="00000000" w:rsidDel="00000000" w:rsidP="00000000" w:rsidRDefault="00000000" w:rsidRPr="00000000" w14:paraId="0000012D">
      <w:pPr>
        <w:numPr>
          <w:ilvl w:val="1"/>
          <w:numId w:val="47"/>
        </w:numPr>
        <w:ind w:left="1440" w:hanging="360"/>
        <w:rPr>
          <w:u w:val="none"/>
        </w:rPr>
      </w:pPr>
      <w:r w:rsidDel="00000000" w:rsidR="00000000" w:rsidRPr="00000000">
        <w:rPr>
          <w:rtl w:val="0"/>
        </w:rPr>
        <w:t xml:space="preserve">Một số lôi UI</w:t>
      </w:r>
    </w:p>
    <w:p w:rsidR="00000000" w:rsidDel="00000000" w:rsidP="00000000" w:rsidRDefault="00000000" w:rsidRPr="00000000" w14:paraId="0000012E">
      <w:pPr>
        <w:numPr>
          <w:ilvl w:val="1"/>
          <w:numId w:val="47"/>
        </w:numPr>
        <w:ind w:left="1440" w:hanging="360"/>
        <w:rPr>
          <w:u w:val="none"/>
        </w:rPr>
      </w:pPr>
      <w:r w:rsidDel="00000000" w:rsidR="00000000" w:rsidRPr="00000000">
        <w:rPr>
          <w:rtl w:val="0"/>
        </w:rPr>
        <w:t xml:space="preserve">Một số lỗi của admin</w:t>
      </w:r>
    </w:p>
    <w:p w:rsidR="00000000" w:rsidDel="00000000" w:rsidP="00000000" w:rsidRDefault="00000000" w:rsidRPr="00000000" w14:paraId="0000012F">
      <w:pPr>
        <w:pStyle w:val="Heading1"/>
        <w:rPr/>
      </w:pPr>
      <w:bookmarkStart w:colFirst="0" w:colLast="0" w:name="_bg0dsdo6aila" w:id="69"/>
      <w:bookmarkEnd w:id="69"/>
      <w:r w:rsidDel="00000000" w:rsidR="00000000" w:rsidRPr="00000000">
        <w:rPr>
          <w:rtl w:val="0"/>
        </w:rPr>
        <w:t xml:space="preserve">Tác giả</w:t>
      </w:r>
    </w:p>
    <w:p w:rsidR="00000000" w:rsidDel="00000000" w:rsidP="00000000" w:rsidRDefault="00000000" w:rsidRPr="00000000" w14:paraId="00000130">
      <w:pPr>
        <w:rPr/>
      </w:pPr>
      <w:r w:rsidDel="00000000" w:rsidR="00000000" w:rsidRPr="00000000">
        <w:rPr>
          <w:rtl w:val="0"/>
        </w:rPr>
        <w:t xml:space="preserve">Tác giả: Toàn Bạch</w:t>
      </w:r>
    </w:p>
    <w:p w:rsidR="00000000" w:rsidDel="00000000" w:rsidP="00000000" w:rsidRDefault="00000000" w:rsidRPr="00000000" w14:paraId="00000131">
      <w:pPr>
        <w:pStyle w:val="Heading1"/>
        <w:rPr/>
      </w:pPr>
      <w:bookmarkStart w:colFirst="0" w:colLast="0" w:name="_sgcne3hm6gcl" w:id="70"/>
      <w:bookmarkEnd w:id="70"/>
      <w:r w:rsidDel="00000000" w:rsidR="00000000" w:rsidRPr="00000000">
        <w:rPr>
          <w:rtl w:val="0"/>
        </w:rPr>
        <w:t xml:space="preserve">Đối tượng học tập</w:t>
      </w:r>
    </w:p>
    <w:p w:rsidR="00000000" w:rsidDel="00000000" w:rsidP="00000000" w:rsidRDefault="00000000" w:rsidRPr="00000000" w14:paraId="00000132">
      <w:pPr>
        <w:numPr>
          <w:ilvl w:val="0"/>
          <w:numId w:val="18"/>
        </w:numPr>
        <w:ind w:left="720" w:hanging="360"/>
      </w:pPr>
      <w:r w:rsidDel="00000000" w:rsidR="00000000" w:rsidRPr="00000000">
        <w:rPr>
          <w:rtl w:val="0"/>
        </w:rPr>
        <w:t xml:space="preserve">Sinh viên chuẩn bị tốt nghiệp, đang học MVC, làm project</w:t>
      </w:r>
    </w:p>
    <w:p w:rsidR="00000000" w:rsidDel="00000000" w:rsidP="00000000" w:rsidRDefault="00000000" w:rsidRPr="00000000" w14:paraId="00000133">
      <w:pPr>
        <w:numPr>
          <w:ilvl w:val="0"/>
          <w:numId w:val="18"/>
        </w:numPr>
        <w:ind w:left="720" w:hanging="360"/>
      </w:pPr>
      <w:r w:rsidDel="00000000" w:rsidR="00000000" w:rsidRPr="00000000">
        <w:rPr>
          <w:rtl w:val="0"/>
        </w:rPr>
        <w:t xml:space="preserve">Người đi làm muốn học cách xây dựng hệ thống hoàn chỉnh và học hỏi thêm kỹ năng mới</w:t>
      </w:r>
    </w:p>
    <w:p w:rsidR="00000000" w:rsidDel="00000000" w:rsidP="00000000" w:rsidRDefault="00000000" w:rsidRPr="00000000" w14:paraId="00000134">
      <w:pPr>
        <w:pStyle w:val="Heading1"/>
        <w:rPr/>
      </w:pPr>
      <w:bookmarkStart w:colFirst="0" w:colLast="0" w:name="_16xuxynk25c" w:id="71"/>
      <w:bookmarkEnd w:id="71"/>
      <w:r w:rsidDel="00000000" w:rsidR="00000000" w:rsidRPr="00000000">
        <w:rPr>
          <w:rtl w:val="0"/>
        </w:rPr>
        <w:t xml:space="preserve">Yêu cầu tối thiểu</w:t>
      </w:r>
    </w:p>
    <w:p w:rsidR="00000000" w:rsidDel="00000000" w:rsidP="00000000" w:rsidRDefault="00000000" w:rsidRPr="00000000" w14:paraId="00000135">
      <w:pPr>
        <w:numPr>
          <w:ilvl w:val="0"/>
          <w:numId w:val="7"/>
        </w:numPr>
        <w:ind w:left="720" w:hanging="360"/>
      </w:pPr>
      <w:r w:rsidDel="00000000" w:rsidR="00000000" w:rsidRPr="00000000">
        <w:rPr>
          <w:rtl w:val="0"/>
        </w:rPr>
        <w:t xml:space="preserve">Sử dụng được C# căn bản, HTML CSS và JavaScript căn bản</w:t>
      </w:r>
    </w:p>
    <w:p w:rsidR="00000000" w:rsidDel="00000000" w:rsidP="00000000" w:rsidRDefault="00000000" w:rsidRPr="00000000" w14:paraId="00000136">
      <w:pPr>
        <w:numPr>
          <w:ilvl w:val="0"/>
          <w:numId w:val="7"/>
        </w:numPr>
        <w:ind w:left="720" w:hanging="360"/>
      </w:pPr>
      <w:r w:rsidDel="00000000" w:rsidR="00000000" w:rsidRPr="00000000">
        <w:rPr>
          <w:rtl w:val="0"/>
        </w:rPr>
        <w:t xml:space="preserve">SQL Server căn bản</w:t>
      </w:r>
    </w:p>
    <w:p w:rsidR="00000000" w:rsidDel="00000000" w:rsidP="00000000" w:rsidRDefault="00000000" w:rsidRPr="00000000" w14:paraId="00000137">
      <w:pPr>
        <w:numPr>
          <w:ilvl w:val="0"/>
          <w:numId w:val="7"/>
        </w:numPr>
        <w:ind w:left="720" w:hanging="360"/>
      </w:pPr>
      <w:r w:rsidDel="00000000" w:rsidR="00000000" w:rsidRPr="00000000">
        <w:rPr>
          <w:rtl w:val="0"/>
        </w:rPr>
        <w:t xml:space="preserve">ASP.NET Core  căn bản</w:t>
      </w:r>
    </w:p>
    <w:p w:rsidR="00000000" w:rsidDel="00000000" w:rsidP="00000000" w:rsidRDefault="00000000" w:rsidRPr="00000000" w14:paraId="00000138">
      <w:pPr>
        <w:pStyle w:val="Heading1"/>
        <w:rPr/>
      </w:pPr>
      <w:bookmarkStart w:colFirst="0" w:colLast="0" w:name="_q7ybkuamsy8h" w:id="72"/>
      <w:bookmarkEnd w:id="72"/>
      <w:r w:rsidDel="00000000" w:rsidR="00000000" w:rsidRPr="00000000">
        <w:rPr>
          <w:rtl w:val="0"/>
        </w:rPr>
        <w:t xml:space="preserve">Thời gian dự kiến ra mắt</w:t>
      </w:r>
    </w:p>
    <w:p w:rsidR="00000000" w:rsidDel="00000000" w:rsidP="00000000" w:rsidRDefault="00000000" w:rsidRPr="00000000" w14:paraId="00000139">
      <w:pPr>
        <w:numPr>
          <w:ilvl w:val="0"/>
          <w:numId w:val="23"/>
        </w:numPr>
        <w:ind w:left="720" w:hanging="360"/>
      </w:pPr>
      <w:r w:rsidDel="00000000" w:rsidR="00000000" w:rsidRPr="00000000">
        <w:rPr>
          <w:rtl w:val="0"/>
        </w:rPr>
        <w:t xml:space="preserve">Tháng 11/2023 tại TEDU.COM.VN</w:t>
      </w:r>
    </w:p>
    <w:p w:rsidR="00000000" w:rsidDel="00000000" w:rsidP="00000000" w:rsidRDefault="00000000" w:rsidRPr="00000000" w14:paraId="0000013A">
      <w:pPr>
        <w:pStyle w:val="Heading1"/>
        <w:rPr/>
      </w:pPr>
      <w:bookmarkStart w:colFirst="0" w:colLast="0" w:name="_us16d2czrdlo" w:id="73"/>
      <w:bookmarkEnd w:id="73"/>
      <w:r w:rsidDel="00000000" w:rsidR="00000000" w:rsidRPr="00000000">
        <w:rPr>
          <w:rtl w:val="0"/>
        </w:rPr>
        <w:t xml:space="preserve">Chính sách học phí</w:t>
      </w:r>
    </w:p>
    <w:p w:rsidR="00000000" w:rsidDel="00000000" w:rsidP="00000000" w:rsidRDefault="00000000" w:rsidRPr="00000000" w14:paraId="0000013B">
      <w:pPr>
        <w:numPr>
          <w:ilvl w:val="0"/>
          <w:numId w:val="8"/>
        </w:numPr>
        <w:ind w:left="720" w:hanging="360"/>
      </w:pPr>
      <w:r w:rsidDel="00000000" w:rsidR="00000000" w:rsidRPr="00000000">
        <w:rPr>
          <w:rtl w:val="0"/>
        </w:rPr>
        <w:t xml:space="preserve">Học phí: </w:t>
      </w:r>
      <w:r w:rsidDel="00000000" w:rsidR="00000000" w:rsidRPr="00000000">
        <w:rPr>
          <w:b w:val="1"/>
          <w:rtl w:val="0"/>
        </w:rPr>
        <w:t xml:space="preserve">1.800.000</w:t>
      </w:r>
      <w:r w:rsidDel="00000000" w:rsidR="00000000" w:rsidRPr="00000000">
        <w:rPr>
          <w:rtl w:val="0"/>
        </w:rPr>
        <w:t xml:space="preserve"> VNĐ</w:t>
      </w:r>
    </w:p>
    <w:p w:rsidR="00000000" w:rsidDel="00000000" w:rsidP="00000000" w:rsidRDefault="00000000" w:rsidRPr="00000000" w14:paraId="0000013C">
      <w:pPr>
        <w:numPr>
          <w:ilvl w:val="0"/>
          <w:numId w:val="8"/>
        </w:numPr>
        <w:ind w:left="720" w:hanging="360"/>
      </w:pPr>
      <w:r w:rsidDel="00000000" w:rsidR="00000000" w:rsidRPr="00000000">
        <w:rPr>
          <w:rtl w:val="0"/>
        </w:rPr>
        <w:t xml:space="preserve">Chính sách ra mắt dành cho 50 người đầu tiên: giảm giá 70% còn 540.000 VNĐ</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sectPr>
      <w:headerReference r:id="rId76" w:type="default"/>
      <w:pgSz w:h="16834" w:w="11909" w:orient="portrait"/>
      <w:pgMar w:bottom="1440" w:top="1440" w:left="1440" w:right="1440" w:header="720" w:footer="720"/>
      <w:pgNumType w:start="1"/>
      <w:sectPrChange w:author="Shadow Nguyễn" w:id="0" w:date="2024-05-22T07:21:54Z">
        <w:sectPr w:rsidR="000000" w:rsidDel="000000" w:rsidRPr="000000" w:rsidSect="000000">
          <w:pgMar w:bottom="1440" w:top="1440" w:left="1440" w:right="1440" w:header="720" w:footer="720"/>
          <w:pgNumType w:start="1"/>
          <w:pgSz w:h="16834" w:w="11909"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ins w:author="Shadow Nguyễn" w:id="6" w:date="2024-05-22T07:21:54Z"/>
      </w:rPr>
    </w:pPr>
    <w:ins w:author="Shadow Nguyễn" w:id="6" w:date="2024-05-22T07:21:54Z">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19.png"/><Relationship Id="rId44" Type="http://schemas.openxmlformats.org/officeDocument/2006/relationships/image" Target="media/image4.png"/><Relationship Id="rId43" Type="http://schemas.openxmlformats.org/officeDocument/2006/relationships/hyperlink" Target="https://dotnet.microsoft.com/en-us/download/dotnet/8.0" TargetMode="External"/><Relationship Id="rId46" Type="http://schemas.openxmlformats.org/officeDocument/2006/relationships/hyperlink" Target="https://visualstudio.microsoft.com/" TargetMode="External"/><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archive/msdn-magazine/2009/february/best-practice-an-introduction-to-domain-driven-design" TargetMode="External"/><Relationship Id="rId48" Type="http://schemas.openxmlformats.org/officeDocument/2006/relationships/image" Target="media/image8.png"/><Relationship Id="rId47" Type="http://schemas.openxmlformats.org/officeDocument/2006/relationships/image" Target="media/image1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blog.cleancoder.com/uncle-bob/2012/08/13/the-clean-architecture.html" TargetMode="External"/><Relationship Id="rId7" Type="http://schemas.openxmlformats.org/officeDocument/2006/relationships/hyperlink" Target="https://www.geeksforgeeks.org/architecture-styles-in-distributed-systems/" TargetMode="External"/><Relationship Id="rId8" Type="http://schemas.openxmlformats.org/officeDocument/2006/relationships/hyperlink" Target="https://learn.microsoft.com/en-us/aspnet/core/tutorials/getting-started-with-nswag?view=aspnetcore-7.0&amp;tabs=visual-studio" TargetMode="External"/><Relationship Id="rId73" Type="http://schemas.openxmlformats.org/officeDocument/2006/relationships/hyperlink" Target="https://www.microsoft.com/en-us/sql-server/sql-server-downloads" TargetMode="External"/><Relationship Id="rId72" Type="http://schemas.openxmlformats.org/officeDocument/2006/relationships/hyperlink" Target="https://dotnet.microsoft.com/en-us/download/dotnet/8.0" TargetMode="External"/><Relationship Id="rId31" Type="http://schemas.openxmlformats.org/officeDocument/2006/relationships/hyperlink" Target="https://tigosoftware.com/vi/mo-hinh-hoa-huong-nghiep-vu-domain-driven-design-ddd-la-gi" TargetMode="External"/><Relationship Id="rId75" Type="http://schemas.openxmlformats.org/officeDocument/2006/relationships/hyperlink" Target="https://discord.gg/7D7sTJ4jX9" TargetMode="External"/><Relationship Id="rId30" Type="http://schemas.openxmlformats.org/officeDocument/2006/relationships/hyperlink" Target="https://viblo.asia/p/domain-driven-design-phan-1-mrDGMOExkzL" TargetMode="External"/><Relationship Id="rId74" Type="http://schemas.openxmlformats.org/officeDocument/2006/relationships/hyperlink" Target="https://github.com/teduinternational/tedu-blog" TargetMode="External"/><Relationship Id="rId33" Type="http://schemas.openxmlformats.org/officeDocument/2006/relationships/hyperlink" Target="https://learn.microsoft.com/en-us/archive/msdn-magazine/2009/february/best-practice-an-introduction-to-domain-driven-design" TargetMode="External"/><Relationship Id="rId32" Type="http://schemas.openxmlformats.org/officeDocument/2006/relationships/hyperlink" Target="https://cloudgeeks.net/tim-hieu-ve-ddd-domain-driven-design-moi-quan-he-giua-ddd-va-microservice/" TargetMode="External"/><Relationship Id="rId76" Type="http://schemas.openxmlformats.org/officeDocument/2006/relationships/header" Target="header1.xml"/><Relationship Id="rId35" Type="http://schemas.openxmlformats.org/officeDocument/2006/relationships/hyperlink" Target="https://angular.io/guide/what-is-angular" TargetMode="External"/><Relationship Id="rId34" Type="http://schemas.openxmlformats.org/officeDocument/2006/relationships/image" Target="media/image15.png"/><Relationship Id="rId71" Type="http://schemas.openxmlformats.org/officeDocument/2006/relationships/hyperlink" Target="https://www.iis.net/downloads/microsoft/url-rewrite" TargetMode="External"/><Relationship Id="rId70" Type="http://schemas.openxmlformats.org/officeDocument/2006/relationships/hyperlink" Target="https://my.megacloud.vn/" TargetMode="External"/><Relationship Id="rId37" Type="http://schemas.openxmlformats.org/officeDocument/2006/relationships/image" Target="media/image2.png"/><Relationship Id="rId36" Type="http://schemas.openxmlformats.org/officeDocument/2006/relationships/hyperlink" Target="https://angular.io/guide/architecture" TargetMode="External"/><Relationship Id="rId39" Type="http://schemas.openxmlformats.org/officeDocument/2006/relationships/image" Target="media/image13.png"/><Relationship Id="rId38" Type="http://schemas.openxmlformats.org/officeDocument/2006/relationships/image" Target="media/image21.jpg"/><Relationship Id="rId62" Type="http://schemas.openxmlformats.org/officeDocument/2006/relationships/hyperlink" Target="https://github.com/teduinternational/tedu-blog/pull/3" TargetMode="External"/><Relationship Id="rId61" Type="http://schemas.openxmlformats.org/officeDocument/2006/relationships/hyperlink" Target="https://github.com/teduinternational/tedu-blog/pull/2/files" TargetMode="External"/><Relationship Id="rId20" Type="http://schemas.openxmlformats.org/officeDocument/2006/relationships/hyperlink" Target="https://learn.microsoft.com/en-us/ef/core/" TargetMode="External"/><Relationship Id="rId64" Type="http://schemas.openxmlformats.org/officeDocument/2006/relationships/image" Target="media/image22.png"/><Relationship Id="rId63" Type="http://schemas.openxmlformats.org/officeDocument/2006/relationships/hyperlink" Target="https://startbootstrap.com/theme/clean-blog" TargetMode="External"/><Relationship Id="rId22" Type="http://schemas.openxmlformats.org/officeDocument/2006/relationships/image" Target="media/image3.jpg"/><Relationship Id="rId66" Type="http://schemas.openxmlformats.org/officeDocument/2006/relationships/hyperlink" Target="https://learn.microsoft.com/en-us/aspnet/core/migration/70-80?view=aspnetcore-8.0&amp;tabs=visual-studio" TargetMode="External"/><Relationship Id="rId21" Type="http://schemas.openxmlformats.org/officeDocument/2006/relationships/hyperlink" Target="https://code-maze.com/entity-framework-core-series/" TargetMode="External"/><Relationship Id="rId65" Type="http://schemas.openxmlformats.org/officeDocument/2006/relationships/hyperlink" Target="https://dotnet.microsoft.com/en-us/download/dotnet/8.0" TargetMode="External"/><Relationship Id="rId24" Type="http://schemas.openxmlformats.org/officeDocument/2006/relationships/hyperlink" Target="https://code-maze.com/asp-net-core-identity-series/" TargetMode="External"/><Relationship Id="rId68" Type="http://schemas.openxmlformats.org/officeDocument/2006/relationships/hyperlink" Target="https://www.tiny.cloud/docs/tinymce/6/basic-setup/" TargetMode="External"/><Relationship Id="rId23" Type="http://schemas.openxmlformats.org/officeDocument/2006/relationships/hyperlink" Target="https://learn.microsoft.com/en-us/aspnet/core/security/authentication/identity?view=aspnetcore-7.0&amp;tabs=visual-studio" TargetMode="External"/><Relationship Id="rId67" Type="http://schemas.openxmlformats.org/officeDocument/2006/relationships/hyperlink" Target="https://www.tiny.cloud/" TargetMode="External"/><Relationship Id="rId60" Type="http://schemas.openxmlformats.org/officeDocument/2006/relationships/hyperlink" Target="https://code-maze.com/using-refresh-tokens-in-asp-net-core-authentication/" TargetMode="External"/><Relationship Id="rId26" Type="http://schemas.openxmlformats.org/officeDocument/2006/relationships/image" Target="media/image5.jpg"/><Relationship Id="rId25" Type="http://schemas.openxmlformats.org/officeDocument/2006/relationships/image" Target="media/image17.png"/><Relationship Id="rId69" Type="http://schemas.openxmlformats.org/officeDocument/2006/relationships/hyperlink" Target="https://www.mega.vn/" TargetMode="External"/><Relationship Id="rId28" Type="http://schemas.openxmlformats.org/officeDocument/2006/relationships/image" Target="media/image6.png"/><Relationship Id="rId27" Type="http://schemas.openxmlformats.org/officeDocument/2006/relationships/image" Target="media/image16.png"/><Relationship Id="rId29" Type="http://schemas.openxmlformats.org/officeDocument/2006/relationships/image" Target="media/image14.png"/><Relationship Id="rId51" Type="http://schemas.openxmlformats.org/officeDocument/2006/relationships/hyperlink" Target="https://git-scm.com/" TargetMode="External"/><Relationship Id="rId50" Type="http://schemas.openxmlformats.org/officeDocument/2006/relationships/hyperlink" Target="https://nodejs.org/en" TargetMode="External"/><Relationship Id="rId53" Type="http://schemas.openxmlformats.org/officeDocument/2006/relationships/hyperlink" Target="https://learn.microsoft.com/en-us/sql/ssms/download-sql-server-management-studio-ssms?view=sql-server-ver16" TargetMode="External"/><Relationship Id="rId52" Type="http://schemas.openxmlformats.org/officeDocument/2006/relationships/hyperlink" Target="https://www.microsoft.com/en-us/sql-server/sql-server-downloads" TargetMode="External"/><Relationship Id="rId11" Type="http://schemas.openxmlformats.org/officeDocument/2006/relationships/hyperlink" Target="https://restfulapi.net/" TargetMode="External"/><Relationship Id="rId55" Type="http://schemas.openxmlformats.org/officeDocument/2006/relationships/hyperlink" Target="https://coreui.io/angular/" TargetMode="External"/><Relationship Id="rId10" Type="http://schemas.openxmlformats.org/officeDocument/2006/relationships/hyperlink" Target="https://learn.microsoft.com/en-us/aspnet/core/mvc/overview?view=aspnetcore-8.0&amp;WT.mc_id=dotnet-35129-website" TargetMode="External"/><Relationship Id="rId54" Type="http://schemas.openxmlformats.org/officeDocument/2006/relationships/image" Target="media/image11.png"/><Relationship Id="rId13" Type="http://schemas.openxmlformats.org/officeDocument/2006/relationships/hyperlink" Target="https://dotnet.microsoft.com/en-us/learn/dotnet/what-is-dotnet" TargetMode="External"/><Relationship Id="rId57" Type="http://schemas.openxmlformats.org/officeDocument/2006/relationships/hyperlink" Target="https://classic.yarnpkg.com/lang/en/docs/install/#windows-stable" TargetMode="External"/><Relationship Id="rId12" Type="http://schemas.openxmlformats.org/officeDocument/2006/relationships/image" Target="media/image18.png"/><Relationship Id="rId56" Type="http://schemas.openxmlformats.org/officeDocument/2006/relationships/hyperlink" Target="https://angular.io/guide/setup-local" TargetMode="External"/><Relationship Id="rId15" Type="http://schemas.openxmlformats.org/officeDocument/2006/relationships/hyperlink" Target="https://github.com/MoienTajik/AspNetCore-Developer-Roadmap/blob/master/aspnetcore-developer-roadmap.png" TargetMode="External"/><Relationship Id="rId59" Type="http://schemas.openxmlformats.org/officeDocument/2006/relationships/hyperlink" Target="https://angular.io/api/router/CanActivate" TargetMode="External"/><Relationship Id="rId14" Type="http://schemas.openxmlformats.org/officeDocument/2006/relationships/hyperlink" Target="https://dotnet.microsoft.com/en-us/platform/support/policy/dotnet-core" TargetMode="External"/><Relationship Id="rId58" Type="http://schemas.openxmlformats.org/officeDocument/2006/relationships/hyperlink" Target="https://github.com/RicoSuter/NSwag" TargetMode="External"/><Relationship Id="rId17" Type="http://schemas.openxmlformats.org/officeDocument/2006/relationships/hyperlink" Target="https://learn.microsoft.com/en-us/aspnet/core/getting-started/?view=aspnetcore-8.0&amp;tabs=windows" TargetMode="External"/><Relationship Id="rId16" Type="http://schemas.openxmlformats.org/officeDocument/2006/relationships/hyperlink" Target="https://learn.microsoft.com/en-us/aspnet/core/introduction-to-aspnet-core?view=aspnetcore-7.0" TargetMode="External"/><Relationship Id="rId19" Type="http://schemas.openxmlformats.org/officeDocument/2006/relationships/image" Target="media/image20.png"/><Relationship Id="rId18" Type="http://schemas.openxmlformats.org/officeDocument/2006/relationships/hyperlink" Target="https://code-maze.com/asp-net-core-mvc-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